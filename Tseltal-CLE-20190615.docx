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9C67F" w14:textId="77777777" w:rsidR="00680219" w:rsidRDefault="005E47DC" w:rsidP="005E47DC">
      <w:pPr>
        <w:pStyle w:val="Title"/>
        <w:spacing w:before="0" w:after="0"/>
      </w:pPr>
      <w:r>
        <w:t>Early language experience in a Tseltal Mayan village</w:t>
      </w:r>
    </w:p>
    <w:tbl>
      <w:tblPr>
        <w:tblW w:w="5000" w:type="pct"/>
        <w:tblLook w:val="04A0" w:firstRow="1" w:lastRow="0" w:firstColumn="1" w:lastColumn="0" w:noHBand="0" w:noVBand="1"/>
      </w:tblPr>
      <w:tblGrid>
        <w:gridCol w:w="9576"/>
      </w:tblGrid>
      <w:tr w:rsidR="00680219" w14:paraId="275366CD" w14:textId="77777777">
        <w:tc>
          <w:tcPr>
            <w:tcW w:w="0" w:type="auto"/>
          </w:tcPr>
          <w:p w14:paraId="4390DBF7" w14:textId="77777777" w:rsidR="00680219" w:rsidRDefault="005E47DC" w:rsidP="005E47DC">
            <w:pPr>
              <w:pStyle w:val="Compact"/>
              <w:spacing w:before="0" w:after="0"/>
              <w:jc w:val="center"/>
            </w:pPr>
            <w:r>
              <w:t>Marisa Casillas</w:t>
            </w:r>
            <w:r>
              <w:rPr>
                <w:vertAlign w:val="superscript"/>
              </w:rPr>
              <w:t>1</w:t>
            </w:r>
            <w:r>
              <w:t>, Penelope Brown</w:t>
            </w:r>
            <w:r>
              <w:rPr>
                <w:vertAlign w:val="superscript"/>
              </w:rPr>
              <w:t>1</w:t>
            </w:r>
            <w:r>
              <w:t>, &amp; Stephen C. Levinson</w:t>
            </w:r>
            <w:r>
              <w:rPr>
                <w:vertAlign w:val="superscript"/>
              </w:rPr>
              <w:t>1</w:t>
            </w:r>
          </w:p>
        </w:tc>
      </w:tr>
      <w:tr w:rsidR="00680219" w14:paraId="7D3CBBEC" w14:textId="77777777">
        <w:tc>
          <w:tcPr>
            <w:tcW w:w="0" w:type="auto"/>
          </w:tcPr>
          <w:p w14:paraId="459B98AB" w14:textId="77777777" w:rsidR="00680219" w:rsidRDefault="005E47DC" w:rsidP="005E47DC">
            <w:pPr>
              <w:pStyle w:val="Compact"/>
              <w:spacing w:before="0" w:after="0"/>
              <w:jc w:val="center"/>
            </w:pPr>
            <w:r>
              <w:rPr>
                <w:vertAlign w:val="superscript"/>
              </w:rPr>
              <w:t>1</w:t>
            </w:r>
            <w:r>
              <w:t xml:space="preserve"> Max Planck Institute for Psycholinguistics</w:t>
            </w:r>
          </w:p>
        </w:tc>
      </w:tr>
      <w:tr w:rsidR="00680219" w14:paraId="58FDE88E" w14:textId="77777777">
        <w:tc>
          <w:tcPr>
            <w:tcW w:w="0" w:type="auto"/>
          </w:tcPr>
          <w:p w14:paraId="1E024AD7" w14:textId="77777777" w:rsidR="00680219" w:rsidRDefault="005E47DC" w:rsidP="005E47DC">
            <w:pPr>
              <w:pStyle w:val="Compact"/>
              <w:spacing w:before="0" w:after="0"/>
              <w:jc w:val="center"/>
            </w:pPr>
            <w:r>
              <w:t>                                                                                                                                                    </w:t>
            </w:r>
          </w:p>
        </w:tc>
      </w:tr>
    </w:tbl>
    <w:p w14:paraId="1FCF703F" w14:textId="77777777" w:rsidR="00680219" w:rsidRDefault="005E47DC" w:rsidP="005E47DC">
      <w:pPr>
        <w:pStyle w:val="BodyText"/>
        <w:spacing w:before="0" w:after="0"/>
      </w:pPr>
      <w:r>
        <w:t> </w:t>
      </w:r>
    </w:p>
    <w:p w14:paraId="7411E07F" w14:textId="77777777" w:rsidR="00680219" w:rsidRDefault="005E47DC" w:rsidP="005E47DC">
      <w:pPr>
        <w:pStyle w:val="BodyText"/>
        <w:spacing w:before="0" w:after="0"/>
      </w:pPr>
      <w:r>
        <w:t> </w:t>
      </w:r>
    </w:p>
    <w:p w14:paraId="6CDE7081" w14:textId="77777777" w:rsidR="00680219" w:rsidRDefault="005E47DC" w:rsidP="005E47DC">
      <w:pPr>
        <w:pStyle w:val="BodyText"/>
        <w:spacing w:before="0" w:after="0"/>
      </w:pPr>
      <w:r>
        <w:t> </w:t>
      </w:r>
    </w:p>
    <w:p w14:paraId="2C8EF52F" w14:textId="77777777" w:rsidR="00680219" w:rsidRDefault="005E47DC" w:rsidP="005E47DC">
      <w:pPr>
        <w:pStyle w:val="BodyText"/>
        <w:spacing w:before="0" w:after="0"/>
      </w:pPr>
      <w:r>
        <w:t> </w:t>
      </w:r>
    </w:p>
    <w:p w14:paraId="0360CA58" w14:textId="77777777" w:rsidR="00680219" w:rsidRDefault="005E47DC" w:rsidP="005E47DC">
      <w:pPr>
        <w:pStyle w:val="BodyText"/>
        <w:spacing w:before="0" w:after="0"/>
      </w:pPr>
      <w:r>
        <w:t> </w:t>
      </w:r>
    </w:p>
    <w:p w14:paraId="333F4346" w14:textId="77777777" w:rsidR="00680219" w:rsidRDefault="005E47DC" w:rsidP="005E47DC">
      <w:pPr>
        <w:pStyle w:val="BodyText"/>
        <w:spacing w:before="0" w:after="0"/>
      </w:pPr>
      <w:r>
        <w:t> </w:t>
      </w:r>
    </w:p>
    <w:p w14:paraId="1D049BD7" w14:textId="77777777" w:rsidR="00680219" w:rsidRDefault="005E47DC" w:rsidP="005E47DC">
      <w:pPr>
        <w:pStyle w:val="BodyText"/>
        <w:spacing w:before="0" w:after="0"/>
      </w:pPr>
      <w:r>
        <w:t> </w:t>
      </w:r>
    </w:p>
    <w:p w14:paraId="54DB3E8D" w14:textId="77777777" w:rsidR="00680219" w:rsidRDefault="005E47DC" w:rsidP="005E47DC">
      <w:pPr>
        <w:pStyle w:val="Heading1"/>
        <w:spacing w:before="0"/>
      </w:pPr>
      <w:bookmarkStart w:id="0" w:name="author-note"/>
      <w:bookmarkEnd w:id="0"/>
      <w:r>
        <w:t>Author note</w:t>
      </w:r>
    </w:p>
    <w:p w14:paraId="79FB90F1" w14:textId="77777777" w:rsidR="00680219" w:rsidRDefault="005E47DC" w:rsidP="005E47DC">
      <w:pPr>
        <w:pStyle w:val="FirstParagraph"/>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42F47911" w14:textId="77777777" w:rsidR="00680219" w:rsidRDefault="005E47DC" w:rsidP="005E47DC">
      <w:pPr>
        <w:pStyle w:val="h1-pagebreak"/>
        <w:spacing w:before="0"/>
      </w:pPr>
      <w:r>
        <w:lastRenderedPageBreak/>
        <w:t>Abstract</w:t>
      </w:r>
    </w:p>
    <w:p w14:paraId="37D56368" w14:textId="77777777" w:rsidR="00680219" w:rsidRDefault="005E47DC" w:rsidP="005E47DC">
      <w:pPr>
        <w:pStyle w:val="BodyText"/>
        <w:spacing w:before="0" w:after="0"/>
      </w:pPr>
      <w:r>
        <w:t>Daylong at-home audio recordings from 10 Tseltal Mayan children (0;2–3;0)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their language development (babbling, first words, first word combinations) suggested that Tseltal children manage to extract the linguistic information they need despite minimal directed speech. Multiple proposals for how they might do so are discussed.</w:t>
      </w:r>
    </w:p>
    <w:p w14:paraId="10536BA5" w14:textId="77777777" w:rsidR="00680219" w:rsidRDefault="005E47DC" w:rsidP="005E47DC">
      <w:pPr>
        <w:pStyle w:val="BodyText"/>
        <w:spacing w:before="0" w:after="0"/>
      </w:pPr>
      <w:r>
        <w:rPr>
          <w:i/>
        </w:rPr>
        <w:t>Keywords:</w:t>
      </w:r>
      <w:r>
        <w:t xml:space="preserve"> Child-directed speech, linguistic input, non-WEIRD, vocal maturity, turn taking, interaction, Mayan</w:t>
      </w:r>
    </w:p>
    <w:p w14:paraId="6B554AC4" w14:textId="77777777" w:rsidR="00680219" w:rsidRDefault="005E47DC" w:rsidP="005E47DC">
      <w:pPr>
        <w:pStyle w:val="BodyText"/>
        <w:spacing w:before="0" w:after="0"/>
      </w:pPr>
      <w:r>
        <w:t>Word count: XXX (XX not including references)</w:t>
      </w:r>
    </w:p>
    <w:p w14:paraId="42223963" w14:textId="77777777" w:rsidR="00680219" w:rsidRDefault="005E47DC" w:rsidP="005E47DC">
      <w:pPr>
        <w:pStyle w:val="Title"/>
        <w:spacing w:before="0" w:after="0"/>
      </w:pPr>
      <w:r>
        <w:lastRenderedPageBreak/>
        <w:t>Early language experience in a Tseltal Mayan village</w:t>
      </w:r>
    </w:p>
    <w:p w14:paraId="3600724B" w14:textId="77777777" w:rsidR="00680219" w:rsidRDefault="005E47DC" w:rsidP="005E47DC">
      <w:pPr>
        <w:pStyle w:val="Heading1"/>
        <w:spacing w:before="0"/>
      </w:pPr>
      <w:bookmarkStart w:id="1" w:name="intro"/>
      <w:bookmarkEnd w:id="1"/>
      <w:r>
        <w:t>Introduction</w:t>
      </w:r>
    </w:p>
    <w:p w14:paraId="4A2D6D3B" w14:textId="77777777" w:rsidR="00680219" w:rsidRDefault="005E47DC" w:rsidP="005E47DC">
      <w:pPr>
        <w:pStyle w:val="FirstParagraph"/>
        <w:spacing w:before="0" w:after="0"/>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facilitates early word learning (Cartmill et al., 2013; Hoff, 2003; Rowe, 2008; Weisleder &amp; Fernald, 2013). </w:t>
      </w:r>
    </w:p>
    <w:p w14:paraId="4BC43CEF" w14:textId="77777777" w:rsidR="00680219" w:rsidRDefault="005E47DC" w:rsidP="005E47DC">
      <w:pPr>
        <w:pStyle w:val="BodyText"/>
        <w:spacing w:before="0" w:after="0"/>
      </w:pPr>
      <w:r>
        <w:t xml:space="preserve">However, the role of CDS in typical language development is less clear once we take a broad view of the world’s language learning environments. In any given linguistic community, the vast majority of children acquire the linguistic system and language behaviors needed for successful communication in the context in which they are raised. In many cases, prior ethnographic work suggests that successful adult-like communicative competence is typically achieved without frequent CDS (Brown, 2011; de León, 2011; Gaskins, 2006; Ochs &amp; Schieffelin, 1984). If so, two important considerations arise: (1) while CDS is a powerful driver of learning in some contexts, it is unlikely to be universally fundamental for typical language development (Brown, 2014; Brown &amp; Gaskins, 2014), and (2) we should do more to explore other types of linguistic experience and other features of the learning environment that allow children to extract the information they need to learn language. </w:t>
      </w:r>
    </w:p>
    <w:p w14:paraId="4262881F" w14:textId="77777777" w:rsidR="00680219" w:rsidRDefault="005E47DC" w:rsidP="005E47DC">
      <w:pPr>
        <w:pStyle w:val="BodyText"/>
        <w:spacing w:before="0" w:after="0"/>
      </w:pPr>
      <w:r>
        <w:lastRenderedPageBreak/>
        <w:t>Past work on child language development in communities with reportedly infrequent CDS (e.g., Brown, 2011; de León, 2011; Gaskins, 2006; Ochs &amp; Schieffelin, 1984) has tended to use rich linguistic and ethnographic methods that, while well-suited to characterizing language socialization, lack the quantitative rigor that would otherwise enable reproducible results derived from reasonably representative participant samples (but see Shneidman &amp; Goldin-Meadow, 2012).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Default="005E47DC" w:rsidP="005E47DC">
      <w:pPr>
        <w:pStyle w:val="Heading2"/>
        <w:spacing w:before="0"/>
      </w:pPr>
      <w:bookmarkStart w:id="2" w:name="intro-cds"/>
      <w:bookmarkEnd w:id="2"/>
      <w:r>
        <w:t>Child-directed speech</w:t>
      </w:r>
    </w:p>
    <w:p w14:paraId="5FAB9AE0" w14:textId="77777777" w:rsidR="00680219" w:rsidRDefault="005E47DC" w:rsidP="005E47DC">
      <w:pPr>
        <w:pStyle w:val="FirstParagraph"/>
        <w:spacing w:before="0" w:after="0"/>
      </w:pPr>
      <w:r>
        <w:t>Prior work, conducted primarily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77777777" w:rsidR="00680219" w:rsidRDefault="005E47DC" w:rsidP="005E47DC">
      <w:pPr>
        <w:pStyle w:val="BodyText"/>
        <w:spacing w:before="0" w:after="0"/>
      </w:pPr>
      <w:r>
        <w:lastRenderedPageBreak/>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w:t>
      </w:r>
    </w:p>
    <w:p w14:paraId="13199A77" w14:textId="77777777" w:rsidR="00680219" w:rsidRDefault="005E47DC" w:rsidP="005E47DC">
      <w:pPr>
        <w:pStyle w:val="BodyText"/>
        <w:spacing w:before="0" w:after="0"/>
      </w:pPr>
      <w:r>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(Blasi, Schikowski, Moran, Pfeiler, &amp; Stoll, in preparation). In fact, experimental work has shown that children sometimes learn better from bursty exposure to words (Schwab &amp; Lew-Williams, 2016).</w:t>
      </w:r>
    </w:p>
    <w:p w14:paraId="58478D96" w14:textId="77777777" w:rsidR="00680219" w:rsidRDefault="005E47DC" w:rsidP="005E47DC">
      <w:pPr>
        <w:pStyle w:val="BodyText"/>
        <w:spacing w:before="0" w:after="0"/>
      </w:pPr>
      <w:r>
        <w:t xml:space="preserve">What’s more, the ebbs and flows in children’s language exposure are likely to be associated with different activities during the day, each of which may carry their own linguistic profile (e.g., vocabulary used during bookreading vs. mealtime; Bruner (1983); Tamis-LeMonda, Custode, Kuchirko, Escobar, and Lo (2018)). Different activities also elicit different quantities of talk; one study done in Canadian children’s homes and daycares found that the highest density of adult speech came during storytime and organized playtimes (e.g., sing-alongs, painting)—activities that contained nearly twice as much talk as others (e.g., mealtime; Soderstrom &amp; </w:t>
      </w:r>
      <w:r>
        <w:lastRenderedPageBreak/>
        <w:t>Wittebolle, 2013). Some of these activity-driven effects on CDS can even be observed based simply on time of day given the systematic timing of different activities in children’s daily routines (Greenwood, Thiemann-Bourque, Walker, Buzhardt, &amp; Gilkerson, 2011; Soderstrom &amp; Wittebolle, 2013). If children indeed benefit from bursty, activity-driven patterns in CDS (Schwab &amp; Lew-Williams, 2016)—which appears to be characteristic of their input (Abney et al., 2017; Blasi et al., in preparation; Bruner, 1983; Tamis-LeMonda et al., 2018)—researchers should attend more to the typical range, distribution, and characteristics of the speech they encounter over the different parts of the day (Greenwood et al., 2011; Soderstrom &amp; Wittebolle, 2013).</w:t>
      </w:r>
    </w:p>
    <w:p w14:paraId="4C0FA2D6" w14:textId="77777777" w:rsidR="00680219" w:rsidRDefault="005E47DC" w:rsidP="005E47DC">
      <w:pPr>
        <w:pStyle w:val="BodyText"/>
        <w:spacing w:before="0" w:after="0"/>
      </w:pPr>
      <w:r>
        <w:t>Third, prior work has typically focused on Western (primarily North American) populations, limiting our ability to generalize effects of CDS to children elsewhere (Brown &amp; Gaskins, 2014; Henrich, Heine, &amp; Norenzayan, 2010; M. Nielsen, Haun, Kärtner, &amp; Legare, 2017).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appear to achieve major communicative benchmarks (e.g., pointing, first words) on a similar timescale (Brown, 2011, 2014; Brown &amp; Gaskins, 2014; Gaskins, 2006; Liszkowski, Brown, Callaghan, Takada, &amp; de Vos, 2012; Ochs &amp; Schieffelin, 1984). These findings have had a limited impact on mainstream theories of language development, partly due to a lack of directly comparable methods (Brown, 2014; Brown &amp; Gaskins, 2014).</w:t>
      </w:r>
    </w:p>
    <w:p w14:paraId="0EE6C270" w14:textId="77777777" w:rsidR="00680219" w:rsidRDefault="005E47DC" w:rsidP="005E47DC">
      <w:pPr>
        <w:pStyle w:val="BodyText"/>
        <w:spacing w:before="0" w:after="0"/>
      </w:pPr>
      <w:r>
        <w:lastRenderedPageBreak/>
        <w:t>A number of recent or ongoing research projects have used standard psycholinguistic methods to investigate language learning environments in traditional, non-Western communities, with several substantiating the claim that children in many parts of the world hear little CDS. Scaff, Cristia, and colleagues (2017; in preparation) estimate, based on daylong recordings, that Tsimane children (Bolivian lowlands; forager-horticulturalist) hear approximately 4.8 minutes of CDS per hour between ages 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 (e.g., Soderstrom &amp; Wittebolle, 2013) have not yet been systematically investigated; known high-density CDS activities (e.g., bookreading) are reported to be vanishingly rare in some of these communities, and so the peaks in interactive talk may be associated with different routine activities at different times of day.</w:t>
      </w:r>
    </w:p>
    <w:p w14:paraId="45BDFC3B" w14:textId="77777777" w:rsidR="00680219" w:rsidRDefault="005E47DC" w:rsidP="005E47DC">
      <w:pPr>
        <w:pStyle w:val="BodyText"/>
        <w:spacing w:before="0" w:after="0"/>
      </w:pPr>
      <w:r>
        <w:t xml:space="preserve">The current study aimed to address two of these three issues by using both daylong audio recordings and standard measures of vocal development to better understand how much CDS </w:t>
      </w:r>
      <w:r>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Default="005E47DC" w:rsidP="005E47DC">
      <w:pPr>
        <w:pStyle w:val="Heading2"/>
        <w:spacing w:before="0"/>
      </w:pPr>
      <w:bookmarkStart w:id="3" w:name="vocal-maturity-of-spontaneous-speech"/>
      <w:bookmarkEnd w:id="3"/>
      <w:r>
        <w:t>Vocal maturity of spontaneous speech</w:t>
      </w:r>
    </w:p>
    <w:p w14:paraId="365556FF" w14:textId="77777777" w:rsidR="00680219" w:rsidRDefault="005E47DC" w:rsidP="005E47DC">
      <w:pPr>
        <w:pStyle w:val="FirstParagraph"/>
        <w:spacing w:before="0" w:after="0"/>
      </w:pPr>
      <w:r>
        <w:t xml:space="preserve">Past ethnographic work has reported that, despite hearing little CDS, children in some contexts show no evidence of language delay (e.g., Brown, 2011, 2014; Brown &amp; Gaskins, 2014; Liszkowski et al., 2012). We test this claim by comparing Tseltal children’s achievement of major speech production milestones to those already known for Western children. In so doing, we report on the ‘vocal maturity’ of Tseltal children’s spontaneous speech. Our vocal maturity measure is designed to capture the transition from (a) non-canonical babble to canonical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02F73AD9" w14:textId="77777777" w:rsidR="00680219" w:rsidRDefault="005E47DC" w:rsidP="005E47DC">
      <w:pPr>
        <w:pStyle w:val="BodyText"/>
        <w:spacing w:before="0" w:after="0"/>
      </w:pPr>
      <w:r>
        <w:t xml:space="preserve">Importantly, children’s vocal maturity may be more subject to environmental factors as they grow older. The onset of canonical babbling during the first year appears to be overall relatively stable in response to variable language environments (e.g., Lee, Jhang, Relyea, Chen, &amp; Oller, 2018; Oller, Eilers, Basinger, Steffens, &amp; Urbano, 1995; Oller, Eilers, Neal, &amp; Cobo-Lewis, 1998). That said, there is variation in the precise onset age of canonical babble; one longitudinal study showed an onset age range of 0;9 to 1;3 among children from a relatively homogenous middle-class sample (McGillion et al., 2017). The same study showed that the age of onset for canonical babble significantly predicted the age of onset for first words. Once children begin producing recognizable words, environmental effects become more apparent; vocabulary size—even very early vocabulary—is known to be sensitive to language environment </w:t>
      </w:r>
      <w:r>
        <w:lastRenderedPageBreak/>
        <w:t>factors such as maternal education and birth order (Arriaga, Fenson, Cronan, &amp; Pethick, 1998; Frank et al., in preparation). Early vocabulary size is also a robust cross-linguistic predictor of later syntactic development, including the age at which a child is likely to have begun combining words (Frank et al., in preparation; Marchman et al., 2004).</w:t>
      </w:r>
    </w:p>
    <w:p w14:paraId="619951E0" w14:textId="77777777" w:rsidR="00680219" w:rsidRDefault="005E47DC" w:rsidP="005E47DC">
      <w:pPr>
        <w:pStyle w:val="BodyText"/>
        <w:spacing w:before="0" w:after="0"/>
      </w:pPr>
      <w:r>
        <w:t>Therefore, if we indeed find that Tseltal children hear relatively little CDS, one might expect that the emergence of canonical babble would occur around the same age as it does in Western children, but that the emergence of single words and multi-word utterances—would diverge from known middle-class Western norms.</w:t>
      </w:r>
    </w:p>
    <w:p w14:paraId="51E6DD50" w14:textId="77777777" w:rsidR="00680219" w:rsidRDefault="005E47DC" w:rsidP="005E47DC">
      <w:pPr>
        <w:pStyle w:val="Heading2"/>
        <w:spacing w:before="0"/>
      </w:pPr>
      <w:bookmarkStart w:id="4" w:name="intro-currentstudy"/>
      <w:bookmarkEnd w:id="4"/>
      <w:r>
        <w:t>The current study</w:t>
      </w:r>
    </w:p>
    <w:p w14:paraId="20C515DD" w14:textId="77777777" w:rsidR="00680219" w:rsidRDefault="005E47DC" w:rsidP="005E47DC">
      <w:pPr>
        <w:pStyle w:val="FirstParagraph"/>
        <w:spacing w:before="0" w:after="0"/>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77777777" w:rsidR="00680219" w:rsidRDefault="005E47DC" w:rsidP="005E47DC">
      <w:pPr>
        <w:pStyle w:val="BodyText"/>
        <w:spacing w:before="0" w:after="0"/>
      </w:pPr>
      <w:r>
        <w:t xml:space="preserve">Based on prior work, we predicted that Tseltal Mayan children would be infrequently directly addressed, that the amount of TCDS would increase with age, that most TCDS would come from other children, that TCDS would be most common in during the morning and </w:t>
      </w:r>
      <w:r>
        <w:lastRenderedPageBreak/>
        <w:t xml:space="preserve">afternoon family gatherings, and that children’s early vocal development would show no sign of delay with respect to known Western onset benchmarks. </w:t>
      </w:r>
    </w:p>
    <w:p w14:paraId="30A5B6E6" w14:textId="77777777" w:rsidR="00680219" w:rsidRDefault="005E47DC" w:rsidP="005E47DC">
      <w:pPr>
        <w:pStyle w:val="Heading1"/>
        <w:spacing w:before="0"/>
      </w:pPr>
      <w:bookmarkStart w:id="5" w:name="methods"/>
      <w:bookmarkEnd w:id="5"/>
      <w:r>
        <w:t>Methods</w:t>
      </w:r>
    </w:p>
    <w:p w14:paraId="606657F1" w14:textId="77777777" w:rsidR="00680219" w:rsidRDefault="005E47DC" w:rsidP="005E47DC">
      <w:pPr>
        <w:pStyle w:val="Heading2"/>
        <w:spacing w:before="0"/>
      </w:pPr>
      <w:bookmarkStart w:id="6" w:name="methods-dataset"/>
      <w:bookmarkEnd w:id="6"/>
      <w:r>
        <w:t>Corpus</w:t>
      </w:r>
    </w:p>
    <w:p w14:paraId="51488FD7" w14:textId="77777777" w:rsidR="00680219" w:rsidRDefault="005E47DC" w:rsidP="005E47DC">
      <w:pPr>
        <w:pStyle w:val="FirstParagraph"/>
        <w:spacing w:before="0" w:after="0"/>
      </w:pPr>
      <w:r>
        <w:t>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 Tseltal children’s language environments have previously been characterized as non-child-centered and non-object-centered (Brown, 1998, 2011, 2014).</w:t>
      </w:r>
    </w:p>
    <w:p w14:paraId="67C31C65" w14:textId="77777777" w:rsidR="00680219" w:rsidRDefault="005E47DC" w:rsidP="005E47DC">
      <w:pPr>
        <w:pStyle w:val="BodyText"/>
        <w:spacing w:before="0" w:after="0"/>
      </w:pPr>
      <w:r>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Default="005E47DC" w:rsidP="005E47DC">
      <w:pPr>
        <w:pStyle w:val="BodyText"/>
        <w:spacing w:before="0" w:after="0"/>
      </w:pPr>
      <w:r>
        <w:t xml:space="preserve">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w:t>
      </w:r>
      <w:r>
        <w:lastRenderedPageBreak/>
        <w:t xml:space="preserve">meanings), and young children are socialized to attend to the activities 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073F90AA" w14:textId="77777777" w:rsidR="00680219" w:rsidRDefault="005E47DC" w:rsidP="005E47DC">
      <w:pPr>
        <w:pStyle w:val="BodyText"/>
        <w:spacing w:before="0" w:after="0"/>
      </w:pPr>
      <w:r>
        <w:t xml:space="preserve">The current data come from (corpus name and references retracted for review), which includes raw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 6 years of education) or secondary (30%; 9 years of education) school, with a few more having completed preparatory school (12%; 12 years of education) or some university-level training (2% (one </w:t>
      </w:r>
      <w:r>
        <w:lastRenderedPageBreak/>
        <w:t xml:space="preserve">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 </w:t>
      </w:r>
    </w:p>
    <w:p w14:paraId="2C9D73CB" w14:textId="77777777" w:rsidR="00680219" w:rsidRDefault="005E47DC" w:rsidP="005E47DC">
      <w:pPr>
        <w:pStyle w:val="BodyText"/>
        <w:spacing w:before="0" w:after="0"/>
      </w:pPr>
      <w:r>
        <w:t>When possible, we collected dates of birth for children using a medical record card typically provided by the local health clinic within two weeks of birth. However, some children do not have this card and sometimes cards are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2F7008C4" w14:textId="77777777" w:rsidR="00680219" w:rsidRDefault="005E47DC" w:rsidP="005E47DC">
      <w:pPr>
        <w:pStyle w:val="BodyText"/>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 </w:t>
      </w:r>
      <w:hyperlink r:id="rId9">
        <w:r>
          <w:rPr>
            <w:rStyle w:val="Hyperlink"/>
          </w:rPr>
          <w:t>https://github.com/retracted_for_review</w:t>
        </w:r>
      </w:hyperlink>
      <w:r>
        <w:t>). We used these recordings to capture a wide range of the linguistic patterns children encounter as they participate in different activities over the course of their day (Bergelson, Amatuni, Dailey, Koorathota, &amp; Tor, 2018; Greenwood et al., 2011; Tamis-LeMonda et al., 2018; Tamis-LeMonda, Kuchirko, Luo, Escobar, &amp; Bornstein, 2017).</w:t>
      </w:r>
    </w:p>
    <w:p w14:paraId="780D0EC2" w14:textId="77777777" w:rsidR="00680219" w:rsidRDefault="005E47DC" w:rsidP="005E47DC">
      <w:pPr>
        <w:jc w:val="center"/>
      </w:pPr>
      <w:r>
        <w:rPr>
          <w:noProof/>
        </w:rPr>
        <w:lastRenderedPageBreak/>
        <w:drawing>
          <wp:inline distT="0" distB="0" distL="0" distR="0" wp14:anchorId="614A817C" wp14:editId="0256496B">
            <wp:extent cx="2450254" cy="347472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10"/>
                    <a:stretch>
                      <a:fillRect/>
                    </a:stretch>
                  </pic:blipFill>
                  <pic:spPr bwMode="auto">
                    <a:xfrm>
                      <a:off x="0" y="0"/>
                      <a:ext cx="2450254" cy="3474720"/>
                    </a:xfrm>
                    <a:prstGeom prst="rect">
                      <a:avLst/>
                    </a:prstGeom>
                    <a:noFill/>
                    <a:ln w="9525">
                      <a:noFill/>
                      <a:headEnd/>
                      <a:tailEnd/>
                    </a:ln>
                  </pic:spPr>
                </pic:pic>
              </a:graphicData>
            </a:graphic>
          </wp:inline>
        </w:drawing>
      </w:r>
    </w:p>
    <w:p w14:paraId="27FC143A" w14:textId="77777777" w:rsidR="00680219" w:rsidRDefault="005E47DC" w:rsidP="005E47DC">
      <w:pPr>
        <w:pStyle w:val="ImageCaption"/>
        <w:spacing w:after="0"/>
      </w:pPr>
      <w:r>
        <w:t>Figure 1 The recording vest included an Olympus audio recorder in the front horizontal pocket and a miniature camera with a fish-eye lens on the shoulder strap.</w:t>
      </w:r>
    </w:p>
    <w:p w14:paraId="0CA0B058" w14:textId="77777777" w:rsidR="00680219" w:rsidRDefault="005E47DC" w:rsidP="005E47DC">
      <w:pPr>
        <w:pStyle w:val="Heading2"/>
        <w:spacing w:before="0"/>
      </w:pPr>
      <w:bookmarkStart w:id="7" w:name="methods-samples"/>
      <w:bookmarkEnd w:id="7"/>
      <w:r>
        <w:t>Data selection and annotation</w:t>
      </w:r>
    </w:p>
    <w:p w14:paraId="0B99C716" w14:textId="77777777" w:rsidR="00680219" w:rsidRDefault="005E47DC" w:rsidP="005E47DC">
      <w:pPr>
        <w:pStyle w:val="FirstParagraph"/>
        <w:spacing w:before="0" w:after="0"/>
      </w:pPr>
      <w:r>
        <w:t>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Given this high cost of annotation, we sampled clips in a way that would let us ask about age-related changes in children’s language experience, but with enough data per child to generate accurate estimates of their individual speech environments (see also retracted for review). Our solution was as follows:</w:t>
      </w:r>
    </w:p>
    <w:p w14:paraId="2577436D" w14:textId="77777777" w:rsidR="00680219" w:rsidRDefault="005E47DC">
      <w:pPr>
        <w:pStyle w:val="Compact"/>
      </w:pPr>
      <w:r>
        <w:lastRenderedPageBreak/>
        <w:t>Table 1</w:t>
      </w:r>
    </w:p>
    <w:p w14:paraId="6B627B6B" w14:textId="77777777" w:rsidR="00680219" w:rsidRDefault="005E47DC">
      <w:pPr>
        <w:pStyle w:val="Compact"/>
      </w:pPr>
      <w:r>
        <w:rPr>
          <w:i/>
        </w:rPr>
        <w:t>Demographic overview of the 10 children whose recordings are sampled in the current study.</w:t>
      </w:r>
    </w:p>
    <w:tbl>
      <w:tblPr>
        <w:tblW w:w="3999" w:type="pct"/>
        <w:tblLook w:val="07E0" w:firstRow="1" w:lastRow="1" w:firstColumn="1" w:lastColumn="1" w:noHBand="1" w:noVBand="1"/>
      </w:tblPr>
      <w:tblGrid>
        <w:gridCol w:w="943"/>
        <w:gridCol w:w="576"/>
        <w:gridCol w:w="1489"/>
        <w:gridCol w:w="2915"/>
        <w:gridCol w:w="1736"/>
      </w:tblGrid>
      <w:tr w:rsidR="00680219" w14:paraId="2793A9D9" w14:textId="77777777" w:rsidTr="005E47DC">
        <w:tc>
          <w:tcPr>
            <w:tcW w:w="0" w:type="auto"/>
            <w:tcBorders>
              <w:bottom w:val="single" w:sz="0" w:space="0" w:color="auto"/>
            </w:tcBorders>
            <w:vAlign w:val="bottom"/>
          </w:tcPr>
          <w:p w14:paraId="3C25BB5F" w14:textId="77777777" w:rsidR="00680219" w:rsidRDefault="005E47DC">
            <w:pPr>
              <w:pStyle w:val="Compact"/>
            </w:pPr>
            <w:r>
              <w:t>Age</w:t>
            </w:r>
          </w:p>
        </w:tc>
        <w:tc>
          <w:tcPr>
            <w:tcW w:w="0" w:type="auto"/>
            <w:tcBorders>
              <w:bottom w:val="single" w:sz="0" w:space="0" w:color="auto"/>
            </w:tcBorders>
            <w:vAlign w:val="bottom"/>
          </w:tcPr>
          <w:p w14:paraId="0E91FCF6" w14:textId="77777777" w:rsidR="00680219" w:rsidRDefault="005E47DC">
            <w:pPr>
              <w:pStyle w:val="Compact"/>
            </w:pPr>
            <w:r>
              <w:t>Sex</w:t>
            </w:r>
          </w:p>
        </w:tc>
        <w:tc>
          <w:tcPr>
            <w:tcW w:w="0" w:type="auto"/>
            <w:tcBorders>
              <w:bottom w:val="single" w:sz="0" w:space="0" w:color="auto"/>
            </w:tcBorders>
            <w:vAlign w:val="bottom"/>
          </w:tcPr>
          <w:p w14:paraId="11A22DDB" w14:textId="77777777" w:rsidR="00680219" w:rsidRDefault="005E47DC">
            <w:pPr>
              <w:pStyle w:val="Compact"/>
            </w:pPr>
            <w:r>
              <w:t>Mother’s age</w:t>
            </w:r>
          </w:p>
        </w:tc>
        <w:tc>
          <w:tcPr>
            <w:tcW w:w="0" w:type="auto"/>
            <w:tcBorders>
              <w:bottom w:val="single" w:sz="0" w:space="0" w:color="auto"/>
            </w:tcBorders>
            <w:vAlign w:val="bottom"/>
          </w:tcPr>
          <w:p w14:paraId="15C5DEC9" w14:textId="77777777" w:rsidR="00680219" w:rsidRDefault="005E47DC">
            <w:pPr>
              <w:pStyle w:val="Compact"/>
            </w:pPr>
            <w:r>
              <w:t>Level of maternal education</w:t>
            </w:r>
          </w:p>
        </w:tc>
        <w:tc>
          <w:tcPr>
            <w:tcW w:w="0" w:type="auto"/>
            <w:tcBorders>
              <w:bottom w:val="single" w:sz="0" w:space="0" w:color="auto"/>
            </w:tcBorders>
            <w:vAlign w:val="bottom"/>
          </w:tcPr>
          <w:p w14:paraId="63008FA5" w14:textId="77777777" w:rsidR="00680219" w:rsidRDefault="005E47DC">
            <w:pPr>
              <w:pStyle w:val="Compact"/>
            </w:pPr>
            <w:r>
              <w:t>People in house</w:t>
            </w:r>
          </w:p>
        </w:tc>
      </w:tr>
      <w:tr w:rsidR="00680219" w14:paraId="4E94FA10" w14:textId="77777777" w:rsidTr="005E47DC">
        <w:tc>
          <w:tcPr>
            <w:tcW w:w="0" w:type="auto"/>
          </w:tcPr>
          <w:p w14:paraId="66E7BBCD" w14:textId="77777777" w:rsidR="00680219" w:rsidRDefault="005E47DC">
            <w:pPr>
              <w:pStyle w:val="Compact"/>
            </w:pPr>
            <w:r>
              <w:t>0;01.25</w:t>
            </w:r>
          </w:p>
        </w:tc>
        <w:tc>
          <w:tcPr>
            <w:tcW w:w="0" w:type="auto"/>
          </w:tcPr>
          <w:p w14:paraId="631C9CBC" w14:textId="77777777" w:rsidR="00680219" w:rsidRDefault="005E47DC">
            <w:pPr>
              <w:pStyle w:val="Compact"/>
            </w:pPr>
            <w:r>
              <w:t>M</w:t>
            </w:r>
          </w:p>
        </w:tc>
        <w:tc>
          <w:tcPr>
            <w:tcW w:w="0" w:type="auto"/>
          </w:tcPr>
          <w:p w14:paraId="5BB5BC66" w14:textId="77777777" w:rsidR="00680219" w:rsidRDefault="005E47DC">
            <w:pPr>
              <w:pStyle w:val="Compact"/>
            </w:pPr>
            <w:r>
              <w:t>26</w:t>
            </w:r>
          </w:p>
        </w:tc>
        <w:tc>
          <w:tcPr>
            <w:tcW w:w="0" w:type="auto"/>
          </w:tcPr>
          <w:p w14:paraId="660988AB" w14:textId="77777777" w:rsidR="00680219" w:rsidRDefault="005E47DC">
            <w:pPr>
              <w:pStyle w:val="Compact"/>
            </w:pPr>
            <w:r>
              <w:t>none</w:t>
            </w:r>
          </w:p>
        </w:tc>
        <w:tc>
          <w:tcPr>
            <w:tcW w:w="0" w:type="auto"/>
          </w:tcPr>
          <w:p w14:paraId="16CCEC61" w14:textId="77777777" w:rsidR="00680219" w:rsidRDefault="005E47DC">
            <w:pPr>
              <w:pStyle w:val="Compact"/>
            </w:pPr>
            <w:r>
              <w:t>8</w:t>
            </w:r>
          </w:p>
        </w:tc>
      </w:tr>
      <w:tr w:rsidR="00680219" w14:paraId="14FC84E6" w14:textId="77777777" w:rsidTr="005E47DC">
        <w:tc>
          <w:tcPr>
            <w:tcW w:w="0" w:type="auto"/>
          </w:tcPr>
          <w:p w14:paraId="444A13D3" w14:textId="77777777" w:rsidR="00680219" w:rsidRDefault="005E47DC">
            <w:pPr>
              <w:pStyle w:val="Compact"/>
            </w:pPr>
            <w:r>
              <w:t>0;03.18</w:t>
            </w:r>
          </w:p>
        </w:tc>
        <w:tc>
          <w:tcPr>
            <w:tcW w:w="0" w:type="auto"/>
          </w:tcPr>
          <w:p w14:paraId="68E76196" w14:textId="77777777" w:rsidR="00680219" w:rsidRDefault="005E47DC">
            <w:pPr>
              <w:pStyle w:val="Compact"/>
            </w:pPr>
            <w:r>
              <w:t>M</w:t>
            </w:r>
          </w:p>
        </w:tc>
        <w:tc>
          <w:tcPr>
            <w:tcW w:w="0" w:type="auto"/>
          </w:tcPr>
          <w:p w14:paraId="0F97B2D4" w14:textId="77777777" w:rsidR="00680219" w:rsidRDefault="005E47DC">
            <w:pPr>
              <w:pStyle w:val="Compact"/>
            </w:pPr>
            <w:r>
              <w:t>22</w:t>
            </w:r>
          </w:p>
        </w:tc>
        <w:tc>
          <w:tcPr>
            <w:tcW w:w="0" w:type="auto"/>
          </w:tcPr>
          <w:p w14:paraId="49B421BE" w14:textId="77777777" w:rsidR="00680219" w:rsidRDefault="005E47DC">
            <w:pPr>
              <w:pStyle w:val="Compact"/>
            </w:pPr>
            <w:r>
              <w:t>preparatory</w:t>
            </w:r>
          </w:p>
        </w:tc>
        <w:tc>
          <w:tcPr>
            <w:tcW w:w="0" w:type="auto"/>
          </w:tcPr>
          <w:p w14:paraId="1E7F4EBE" w14:textId="77777777" w:rsidR="00680219" w:rsidRDefault="005E47DC">
            <w:pPr>
              <w:pStyle w:val="Compact"/>
            </w:pPr>
            <w:r>
              <w:t>9</w:t>
            </w:r>
          </w:p>
        </w:tc>
      </w:tr>
      <w:tr w:rsidR="00680219" w14:paraId="119EAB90" w14:textId="77777777" w:rsidTr="005E47DC">
        <w:tc>
          <w:tcPr>
            <w:tcW w:w="0" w:type="auto"/>
          </w:tcPr>
          <w:p w14:paraId="36833609" w14:textId="77777777" w:rsidR="00680219" w:rsidRDefault="005E47DC">
            <w:pPr>
              <w:pStyle w:val="Compact"/>
            </w:pPr>
            <w:r>
              <w:t>0;05.29</w:t>
            </w:r>
          </w:p>
        </w:tc>
        <w:tc>
          <w:tcPr>
            <w:tcW w:w="0" w:type="auto"/>
          </w:tcPr>
          <w:p w14:paraId="62BCBFE0" w14:textId="77777777" w:rsidR="00680219" w:rsidRDefault="005E47DC">
            <w:pPr>
              <w:pStyle w:val="Compact"/>
            </w:pPr>
            <w:r>
              <w:t>F</w:t>
            </w:r>
          </w:p>
        </w:tc>
        <w:tc>
          <w:tcPr>
            <w:tcW w:w="0" w:type="auto"/>
          </w:tcPr>
          <w:p w14:paraId="7E19CE96" w14:textId="77777777" w:rsidR="00680219" w:rsidRDefault="005E47DC">
            <w:pPr>
              <w:pStyle w:val="Compact"/>
            </w:pPr>
            <w:r>
              <w:t>17</w:t>
            </w:r>
          </w:p>
        </w:tc>
        <w:tc>
          <w:tcPr>
            <w:tcW w:w="0" w:type="auto"/>
          </w:tcPr>
          <w:p w14:paraId="3F174502" w14:textId="77777777" w:rsidR="00680219" w:rsidRDefault="005E47DC">
            <w:pPr>
              <w:pStyle w:val="Compact"/>
            </w:pPr>
            <w:r>
              <w:t>secondary</w:t>
            </w:r>
          </w:p>
        </w:tc>
        <w:tc>
          <w:tcPr>
            <w:tcW w:w="0" w:type="auto"/>
          </w:tcPr>
          <w:p w14:paraId="7ABF2295" w14:textId="77777777" w:rsidR="00680219" w:rsidRDefault="005E47DC">
            <w:pPr>
              <w:pStyle w:val="Compact"/>
            </w:pPr>
            <w:r>
              <w:t>15</w:t>
            </w:r>
          </w:p>
        </w:tc>
      </w:tr>
      <w:tr w:rsidR="00680219" w14:paraId="66ECDEA4" w14:textId="77777777" w:rsidTr="005E47DC">
        <w:tc>
          <w:tcPr>
            <w:tcW w:w="0" w:type="auto"/>
          </w:tcPr>
          <w:p w14:paraId="0F28697D" w14:textId="77777777" w:rsidR="00680219" w:rsidRDefault="005E47DC">
            <w:pPr>
              <w:pStyle w:val="Compact"/>
            </w:pPr>
            <w:r>
              <w:t>0;07.15</w:t>
            </w:r>
          </w:p>
        </w:tc>
        <w:tc>
          <w:tcPr>
            <w:tcW w:w="0" w:type="auto"/>
          </w:tcPr>
          <w:p w14:paraId="1C63A067" w14:textId="77777777" w:rsidR="00680219" w:rsidRDefault="005E47DC">
            <w:pPr>
              <w:pStyle w:val="Compact"/>
            </w:pPr>
            <w:r>
              <w:t>F</w:t>
            </w:r>
          </w:p>
        </w:tc>
        <w:tc>
          <w:tcPr>
            <w:tcW w:w="0" w:type="auto"/>
          </w:tcPr>
          <w:p w14:paraId="350D478A" w14:textId="77777777" w:rsidR="00680219" w:rsidRDefault="005E47DC">
            <w:pPr>
              <w:pStyle w:val="Compact"/>
            </w:pPr>
            <w:r>
              <w:t>24</w:t>
            </w:r>
          </w:p>
        </w:tc>
        <w:tc>
          <w:tcPr>
            <w:tcW w:w="0" w:type="auto"/>
          </w:tcPr>
          <w:p w14:paraId="597E54D8" w14:textId="77777777" w:rsidR="00680219" w:rsidRDefault="005E47DC">
            <w:pPr>
              <w:pStyle w:val="Compact"/>
            </w:pPr>
            <w:r>
              <w:t>primary</w:t>
            </w:r>
          </w:p>
        </w:tc>
        <w:tc>
          <w:tcPr>
            <w:tcW w:w="0" w:type="auto"/>
          </w:tcPr>
          <w:p w14:paraId="5E89C8E5" w14:textId="77777777" w:rsidR="00680219" w:rsidRDefault="005E47DC">
            <w:pPr>
              <w:pStyle w:val="Compact"/>
            </w:pPr>
            <w:r>
              <w:t>9</w:t>
            </w:r>
          </w:p>
        </w:tc>
      </w:tr>
      <w:tr w:rsidR="00680219" w14:paraId="2D227BF8" w14:textId="77777777" w:rsidTr="005E47DC">
        <w:tc>
          <w:tcPr>
            <w:tcW w:w="0" w:type="auto"/>
          </w:tcPr>
          <w:p w14:paraId="28263789" w14:textId="77777777" w:rsidR="00680219" w:rsidRDefault="005E47DC">
            <w:pPr>
              <w:pStyle w:val="Compact"/>
            </w:pPr>
            <w:r>
              <w:t>0;10.21</w:t>
            </w:r>
          </w:p>
        </w:tc>
        <w:tc>
          <w:tcPr>
            <w:tcW w:w="0" w:type="auto"/>
          </w:tcPr>
          <w:p w14:paraId="5D2D4335" w14:textId="77777777" w:rsidR="00680219" w:rsidRDefault="005E47DC">
            <w:pPr>
              <w:pStyle w:val="Compact"/>
            </w:pPr>
            <w:r>
              <w:t>M</w:t>
            </w:r>
          </w:p>
        </w:tc>
        <w:tc>
          <w:tcPr>
            <w:tcW w:w="0" w:type="auto"/>
          </w:tcPr>
          <w:p w14:paraId="2C782A30" w14:textId="77777777" w:rsidR="00680219" w:rsidRDefault="005E47DC">
            <w:pPr>
              <w:pStyle w:val="Compact"/>
            </w:pPr>
            <w:r>
              <w:t>24</w:t>
            </w:r>
          </w:p>
        </w:tc>
        <w:tc>
          <w:tcPr>
            <w:tcW w:w="0" w:type="auto"/>
          </w:tcPr>
          <w:p w14:paraId="18F7366D" w14:textId="77777777" w:rsidR="00680219" w:rsidRDefault="005E47DC">
            <w:pPr>
              <w:pStyle w:val="Compact"/>
            </w:pPr>
            <w:r>
              <w:t>secondary</w:t>
            </w:r>
          </w:p>
        </w:tc>
        <w:tc>
          <w:tcPr>
            <w:tcW w:w="0" w:type="auto"/>
          </w:tcPr>
          <w:p w14:paraId="5EEFB5E8" w14:textId="77777777" w:rsidR="00680219" w:rsidRDefault="005E47DC">
            <w:pPr>
              <w:pStyle w:val="Compact"/>
            </w:pPr>
            <w:r>
              <w:t>5</w:t>
            </w:r>
          </w:p>
        </w:tc>
      </w:tr>
      <w:tr w:rsidR="00680219" w14:paraId="3AC77DBD" w14:textId="77777777" w:rsidTr="005E47DC">
        <w:tc>
          <w:tcPr>
            <w:tcW w:w="0" w:type="auto"/>
          </w:tcPr>
          <w:p w14:paraId="1EFAA825" w14:textId="77777777" w:rsidR="00680219" w:rsidRDefault="005E47DC">
            <w:pPr>
              <w:pStyle w:val="Compact"/>
            </w:pPr>
            <w:r>
              <w:t>1;02.10</w:t>
            </w:r>
          </w:p>
        </w:tc>
        <w:tc>
          <w:tcPr>
            <w:tcW w:w="0" w:type="auto"/>
          </w:tcPr>
          <w:p w14:paraId="11115F1F" w14:textId="77777777" w:rsidR="00680219" w:rsidRDefault="005E47DC">
            <w:pPr>
              <w:pStyle w:val="Compact"/>
            </w:pPr>
            <w:r>
              <w:t>M</w:t>
            </w:r>
          </w:p>
        </w:tc>
        <w:tc>
          <w:tcPr>
            <w:tcW w:w="0" w:type="auto"/>
          </w:tcPr>
          <w:p w14:paraId="627AED45" w14:textId="77777777" w:rsidR="00680219" w:rsidRDefault="005E47DC">
            <w:pPr>
              <w:pStyle w:val="Compact"/>
            </w:pPr>
            <w:r>
              <w:t>21</w:t>
            </w:r>
          </w:p>
        </w:tc>
        <w:tc>
          <w:tcPr>
            <w:tcW w:w="0" w:type="auto"/>
          </w:tcPr>
          <w:p w14:paraId="20ED5512" w14:textId="77777777" w:rsidR="00680219" w:rsidRDefault="005E47DC">
            <w:pPr>
              <w:pStyle w:val="Compact"/>
            </w:pPr>
            <w:r>
              <w:t>none</w:t>
            </w:r>
          </w:p>
        </w:tc>
        <w:tc>
          <w:tcPr>
            <w:tcW w:w="0" w:type="auto"/>
          </w:tcPr>
          <w:p w14:paraId="4BE567AF" w14:textId="77777777" w:rsidR="00680219" w:rsidRDefault="005E47DC">
            <w:pPr>
              <w:pStyle w:val="Compact"/>
            </w:pPr>
            <w:r>
              <w:t>9</w:t>
            </w:r>
          </w:p>
        </w:tc>
      </w:tr>
      <w:tr w:rsidR="00680219" w14:paraId="515BBF35" w14:textId="77777777" w:rsidTr="005E47DC">
        <w:tc>
          <w:tcPr>
            <w:tcW w:w="0" w:type="auto"/>
          </w:tcPr>
          <w:p w14:paraId="122F9B59" w14:textId="77777777" w:rsidR="00680219" w:rsidRDefault="005E47DC">
            <w:pPr>
              <w:pStyle w:val="Compact"/>
            </w:pPr>
            <w:r>
              <w:t>1;10.03</w:t>
            </w:r>
          </w:p>
        </w:tc>
        <w:tc>
          <w:tcPr>
            <w:tcW w:w="0" w:type="auto"/>
          </w:tcPr>
          <w:p w14:paraId="47675716" w14:textId="77777777" w:rsidR="00680219" w:rsidRDefault="005E47DC">
            <w:pPr>
              <w:pStyle w:val="Compact"/>
            </w:pPr>
            <w:r>
              <w:t>F</w:t>
            </w:r>
          </w:p>
        </w:tc>
        <w:tc>
          <w:tcPr>
            <w:tcW w:w="0" w:type="auto"/>
          </w:tcPr>
          <w:p w14:paraId="6284B1D8" w14:textId="77777777" w:rsidR="00680219" w:rsidRDefault="005E47DC">
            <w:pPr>
              <w:pStyle w:val="Compact"/>
            </w:pPr>
            <w:r>
              <w:t>31</w:t>
            </w:r>
          </w:p>
        </w:tc>
        <w:tc>
          <w:tcPr>
            <w:tcW w:w="0" w:type="auto"/>
          </w:tcPr>
          <w:p w14:paraId="17A796EB" w14:textId="77777777" w:rsidR="00680219" w:rsidRDefault="005E47DC">
            <w:pPr>
              <w:pStyle w:val="Compact"/>
            </w:pPr>
            <w:r>
              <w:t>preparatory</w:t>
            </w:r>
          </w:p>
        </w:tc>
        <w:tc>
          <w:tcPr>
            <w:tcW w:w="0" w:type="auto"/>
          </w:tcPr>
          <w:p w14:paraId="13557AFC" w14:textId="77777777" w:rsidR="00680219" w:rsidRDefault="005E47DC">
            <w:pPr>
              <w:pStyle w:val="Compact"/>
            </w:pPr>
            <w:r>
              <w:t>9</w:t>
            </w:r>
          </w:p>
        </w:tc>
      </w:tr>
      <w:tr w:rsidR="00680219" w14:paraId="6D9E3598" w14:textId="77777777" w:rsidTr="005E47DC">
        <w:tc>
          <w:tcPr>
            <w:tcW w:w="0" w:type="auto"/>
          </w:tcPr>
          <w:p w14:paraId="47C32DCB" w14:textId="77777777" w:rsidR="00680219" w:rsidRDefault="005E47DC">
            <w:pPr>
              <w:pStyle w:val="Compact"/>
            </w:pPr>
            <w:r>
              <w:t>2;02.25</w:t>
            </w:r>
          </w:p>
        </w:tc>
        <w:tc>
          <w:tcPr>
            <w:tcW w:w="0" w:type="auto"/>
          </w:tcPr>
          <w:p w14:paraId="25C0A0E9" w14:textId="77777777" w:rsidR="00680219" w:rsidRDefault="005E47DC">
            <w:pPr>
              <w:pStyle w:val="Compact"/>
            </w:pPr>
            <w:r>
              <w:t>F</w:t>
            </w:r>
          </w:p>
        </w:tc>
        <w:tc>
          <w:tcPr>
            <w:tcW w:w="0" w:type="auto"/>
          </w:tcPr>
          <w:p w14:paraId="69E9CE27" w14:textId="77777777" w:rsidR="00680219" w:rsidRDefault="005E47DC">
            <w:pPr>
              <w:pStyle w:val="Compact"/>
            </w:pPr>
            <w:r>
              <w:t>17</w:t>
            </w:r>
          </w:p>
        </w:tc>
        <w:tc>
          <w:tcPr>
            <w:tcW w:w="0" w:type="auto"/>
          </w:tcPr>
          <w:p w14:paraId="4996A142" w14:textId="77777777" w:rsidR="00680219" w:rsidRDefault="005E47DC">
            <w:pPr>
              <w:pStyle w:val="Compact"/>
            </w:pPr>
            <w:r>
              <w:t>primary</w:t>
            </w:r>
          </w:p>
        </w:tc>
        <w:tc>
          <w:tcPr>
            <w:tcW w:w="0" w:type="auto"/>
          </w:tcPr>
          <w:p w14:paraId="32B53AD1" w14:textId="77777777" w:rsidR="00680219" w:rsidRDefault="005E47DC">
            <w:pPr>
              <w:pStyle w:val="Compact"/>
            </w:pPr>
            <w:r>
              <w:t>5</w:t>
            </w:r>
          </w:p>
        </w:tc>
      </w:tr>
      <w:tr w:rsidR="00680219" w14:paraId="581556EB" w14:textId="77777777" w:rsidTr="005E47DC">
        <w:tc>
          <w:tcPr>
            <w:tcW w:w="0" w:type="auto"/>
          </w:tcPr>
          <w:p w14:paraId="697B07F8" w14:textId="77777777" w:rsidR="00680219" w:rsidRDefault="005E47DC">
            <w:pPr>
              <w:pStyle w:val="Compact"/>
            </w:pPr>
            <w:r>
              <w:t>2;08.05</w:t>
            </w:r>
          </w:p>
        </w:tc>
        <w:tc>
          <w:tcPr>
            <w:tcW w:w="0" w:type="auto"/>
          </w:tcPr>
          <w:p w14:paraId="2FEDA9C2" w14:textId="77777777" w:rsidR="00680219" w:rsidRDefault="005E47DC">
            <w:pPr>
              <w:pStyle w:val="Compact"/>
            </w:pPr>
            <w:r>
              <w:t>F</w:t>
            </w:r>
          </w:p>
        </w:tc>
        <w:tc>
          <w:tcPr>
            <w:tcW w:w="0" w:type="auto"/>
          </w:tcPr>
          <w:p w14:paraId="4B964A32" w14:textId="77777777" w:rsidR="00680219" w:rsidRDefault="005E47DC">
            <w:pPr>
              <w:pStyle w:val="Compact"/>
            </w:pPr>
            <w:r>
              <w:t>28</w:t>
            </w:r>
          </w:p>
        </w:tc>
        <w:tc>
          <w:tcPr>
            <w:tcW w:w="0" w:type="auto"/>
          </w:tcPr>
          <w:p w14:paraId="5FA94E62" w14:textId="77777777" w:rsidR="00680219" w:rsidRDefault="005E47DC">
            <w:pPr>
              <w:pStyle w:val="Compact"/>
            </w:pPr>
            <w:r>
              <w:t>secondary</w:t>
            </w:r>
          </w:p>
        </w:tc>
        <w:tc>
          <w:tcPr>
            <w:tcW w:w="0" w:type="auto"/>
          </w:tcPr>
          <w:p w14:paraId="7D30E6DB" w14:textId="77777777" w:rsidR="00680219" w:rsidRDefault="005E47DC">
            <w:pPr>
              <w:pStyle w:val="Compact"/>
            </w:pPr>
            <w:r>
              <w:t>5</w:t>
            </w:r>
          </w:p>
        </w:tc>
      </w:tr>
      <w:tr w:rsidR="00680219" w14:paraId="54DC82F8" w14:textId="77777777" w:rsidTr="005E47DC">
        <w:tc>
          <w:tcPr>
            <w:tcW w:w="0" w:type="auto"/>
          </w:tcPr>
          <w:p w14:paraId="45B45CD9" w14:textId="77777777" w:rsidR="00680219" w:rsidRDefault="005E47DC">
            <w:pPr>
              <w:pStyle w:val="Compact"/>
            </w:pPr>
            <w:r>
              <w:t>3;00.02</w:t>
            </w:r>
          </w:p>
        </w:tc>
        <w:tc>
          <w:tcPr>
            <w:tcW w:w="0" w:type="auto"/>
          </w:tcPr>
          <w:p w14:paraId="335AC4C1" w14:textId="77777777" w:rsidR="00680219" w:rsidRDefault="005E47DC">
            <w:pPr>
              <w:pStyle w:val="Compact"/>
            </w:pPr>
            <w:r>
              <w:t>M</w:t>
            </w:r>
          </w:p>
        </w:tc>
        <w:tc>
          <w:tcPr>
            <w:tcW w:w="0" w:type="auto"/>
          </w:tcPr>
          <w:p w14:paraId="3C3AE460" w14:textId="77777777" w:rsidR="00680219" w:rsidRDefault="005E47DC">
            <w:pPr>
              <w:pStyle w:val="Compact"/>
            </w:pPr>
            <w:r>
              <w:t>28</w:t>
            </w:r>
          </w:p>
        </w:tc>
        <w:tc>
          <w:tcPr>
            <w:tcW w:w="0" w:type="auto"/>
          </w:tcPr>
          <w:p w14:paraId="3A57FC8F" w14:textId="77777777" w:rsidR="00680219" w:rsidRDefault="005E47DC">
            <w:pPr>
              <w:pStyle w:val="Compact"/>
            </w:pPr>
            <w:r>
              <w:t>primary</w:t>
            </w:r>
          </w:p>
        </w:tc>
        <w:tc>
          <w:tcPr>
            <w:tcW w:w="0" w:type="auto"/>
          </w:tcPr>
          <w:p w14:paraId="5C80D0F1" w14:textId="77777777" w:rsidR="00680219" w:rsidRDefault="005E47DC">
            <w:pPr>
              <w:pStyle w:val="Compact"/>
            </w:pPr>
            <w:r>
              <w:t>6</w:t>
            </w:r>
          </w:p>
        </w:tc>
      </w:tr>
    </w:tbl>
    <w:p w14:paraId="2A9940A2" w14:textId="77777777" w:rsidR="005E47DC" w:rsidRDefault="005E47DC" w:rsidP="005E47DC">
      <w:pPr>
        <w:pStyle w:val="BodyText"/>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for an overview of sample distribution within the recordings). The idea in creating these different subsamples was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w:t>
      </w:r>
      <w:r>
        <w:lastRenderedPageBreak/>
        <w:t>activity”). All the samples were taken between the moment experimenter departed and the moment she returned.</w:t>
      </w:r>
    </w:p>
    <w:p w14:paraId="545146D7" w14:textId="77777777" w:rsidR="00680219" w:rsidRDefault="005E47DC">
      <w:pPr>
        <w:pStyle w:val="BodyText"/>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11">
        <w:r>
          <w:rPr>
            <w:rStyle w:val="Hyperlink"/>
          </w:rPr>
          <w:t>https://git.io/retracted_for_review</w:t>
        </w:r>
      </w:hyperlink>
      <w:r>
        <w:t>).</w:t>
      </w:r>
    </w:p>
    <w:p w14:paraId="4D178497" w14:textId="77777777" w:rsidR="003B5198" w:rsidRDefault="003B5198" w:rsidP="003B5198">
      <w:pPr>
        <w:pStyle w:val="BodyText"/>
        <w:spacing w:before="0" w:after="0"/>
      </w:pPr>
      <w:r>
        <w:t>The 10 hours of clips were then transcribed and annotated by the first author and a native speaker of Tseltal who personally knows all the recorded families. Transcription was done in ELAN (</w:t>
      </w:r>
      <w:proofErr w:type="spellStart"/>
      <w:r>
        <w:t>Wittenburg</w:t>
      </w:r>
      <w:proofErr w:type="spellEnd"/>
      <w:r>
        <w:t xml:space="preserve">, </w:t>
      </w:r>
      <w:proofErr w:type="spellStart"/>
      <w:r>
        <w:t>Brugman</w:t>
      </w:r>
      <w:proofErr w:type="spellEnd"/>
      <w:r>
        <w:t xml:space="preserve">, </w:t>
      </w:r>
      <w:proofErr w:type="spellStart"/>
      <w:r>
        <w:t>Russel</w:t>
      </w:r>
      <w:proofErr w:type="spellEnd"/>
      <w:r>
        <w:t xml:space="preserve">, </w:t>
      </w:r>
      <w:proofErr w:type="spellStart"/>
      <w:r>
        <w:t>Klassmann</w:t>
      </w:r>
      <w:proofErr w:type="spellEnd"/>
      <w:r>
        <w:t xml:space="preserve">, &amp; </w:t>
      </w:r>
      <w:proofErr w:type="spellStart"/>
      <w:r>
        <w:t>Sloetjes</w:t>
      </w:r>
      <w:proofErr w:type="spellEnd"/>
      <w:r>
        <w:t xml:space="preserve">, 2006) using the ACLEW Annotation Scheme (full documentation at </w:t>
      </w:r>
      <w:hyperlink r:id="rId12">
        <w:r>
          <w:rPr>
            <w:rStyle w:val="Hyperlink"/>
          </w:rPr>
          <w:t>https://osf.io/b2jep/wiki/home/</w:t>
        </w:r>
      </w:hyperlink>
      <w:r>
        <w:t xml:space="preserve">, Casillas et al., 2017).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w:t>
      </w:r>
      <w:r>
        <w:lastRenderedPageBreak/>
        <w:t>addressee were marked as ‘unsure’. We annotated lexical utterances as single- or multi-word based on the word boundaries provided by the single native speaker who reviewed all transcriptions; Tseltal is a mildly polysynthetic language (words typically contain multiple morphemes). Note that we did not annotate individual activity types in the clips; we instead use time of day as a proxy for the activities associated with the daily routines associated with subsistence farming and family life in this community (see above).</w:t>
      </w:r>
    </w:p>
    <w:p w14:paraId="1A467092" w14:textId="77777777" w:rsidR="00680219" w:rsidRDefault="003B5198" w:rsidP="003B5198">
      <w:r>
        <w:rPr>
          <w:noProof/>
        </w:rPr>
        <w:drawing>
          <wp:inline distT="0" distB="0" distL="0" distR="0" wp14:anchorId="434B3968" wp14:editId="37E612B7">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1B59511B" w14:textId="77777777" w:rsidR="00680219" w:rsidRDefault="005E47DC" w:rsidP="005E47DC">
      <w:pPr>
        <w:pStyle w:val="ImageCaption"/>
        <w:spacing w:after="0"/>
      </w:pPr>
      <w:r>
        <w:t>Figure 2 Recording duration (black line) and sampled clips (colored boxes) for each of the 10 recordings analyzed, sorted by child age in months.</w:t>
      </w:r>
    </w:p>
    <w:p w14:paraId="4C8937E6" w14:textId="77777777" w:rsidR="00680219" w:rsidRDefault="005E47DC" w:rsidP="005E47DC">
      <w:pPr>
        <w:pStyle w:val="Heading2"/>
        <w:spacing w:before="0"/>
      </w:pPr>
      <w:bookmarkStart w:id="8" w:name="methods-analysisinfo"/>
      <w:bookmarkEnd w:id="8"/>
      <w:r>
        <w:t>Data analysis</w:t>
      </w:r>
    </w:p>
    <w:p w14:paraId="47324A25" w14:textId="77777777" w:rsidR="00680219" w:rsidRDefault="005E47DC" w:rsidP="005E47DC">
      <w:pPr>
        <w:pStyle w:val="FirstParagraph"/>
        <w:spacing w:before="0" w:after="0"/>
      </w:pPr>
      <w:r>
        <w:t>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 “turn-taking” clips. Finally, we wrap up by outlining a coarse trajectory of Tseltal children’s early vocal development.</w:t>
      </w:r>
    </w:p>
    <w:p w14:paraId="6F53543E" w14:textId="77777777" w:rsidR="00680219" w:rsidRDefault="005E47DC" w:rsidP="005E47DC">
      <w:pPr>
        <w:pStyle w:val="Heading2"/>
        <w:spacing w:before="0"/>
      </w:pPr>
      <w:bookmarkStart w:id="9" w:name="statistical-models"/>
      <w:bookmarkEnd w:id="9"/>
      <w:r>
        <w:lastRenderedPageBreak/>
        <w:t>Statistical models</w:t>
      </w:r>
    </w:p>
    <w:p w14:paraId="6AD3B074" w14:textId="77777777" w:rsidR="00680219" w:rsidRDefault="005E47DC" w:rsidP="005E47DC">
      <w:pPr>
        <w:pStyle w:val="FirstParagraph"/>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hyperlink r:id="rId14">
        <w:r>
          <w:rPr>
            <w:rStyle w:val="Hyperlink"/>
          </w:rPr>
          <w:t>https://github.com/retracted_for_review</w:t>
        </w:r>
      </w:hyperlink>
      <w:r>
        <w:t xml:space="preserve"> (temporarily available as an anonymous OSF repository: </w:t>
      </w:r>
      <w:hyperlink r:id="rId15">
        <w:r>
          <w:rPr>
            <w:rStyle w:val="Hyperlink"/>
          </w:rPr>
          <w:t>https://osf.io/9xd5u/?view_only=03a351c1172f4d17af9fce634aefb65e</w:t>
        </w:r>
      </w:hyperlink>
      <w:r>
        <w:t>) 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w:t>
      </w:r>
    </w:p>
    <w:p w14:paraId="56253B90" w14:textId="77777777" w:rsidR="00680219" w:rsidRDefault="005E47DC" w:rsidP="005E47DC">
      <w:pPr>
        <w:pStyle w:val="Heading1"/>
        <w:spacing w:before="0"/>
      </w:pPr>
      <w:bookmarkStart w:id="10" w:name="results"/>
      <w:bookmarkEnd w:id="10"/>
      <w:r>
        <w:t>Results</w:t>
      </w:r>
    </w:p>
    <w:p w14:paraId="6D6AF307" w14:textId="77777777" w:rsidR="00680219" w:rsidRDefault="005E47DC" w:rsidP="005E47DC">
      <w:pPr>
        <w:pStyle w:val="FirstParagraph"/>
        <w:spacing w:before="0" w:after="0"/>
      </w:pPr>
      <w:r>
        <w:t>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inluded two-</w:t>
      </w:r>
      <w:r>
        <w:lastRenderedPageBreak/>
        <w:t xml:space="preserve">way interactions between child age and: (a) the number of speakers present, (b) household size, and (c) time of day. We also added a random effect of child. For the zero-inflation models, we included the </w:t>
      </w:r>
      <w:bookmarkStart w:id="11" w:name="_GoBack"/>
      <w:r>
        <w:t>number of speakers present. We only report significant effects in the main text; full model outputs are available in the Supplementary Materials.</w:t>
      </w:r>
      <w:bookmarkEnd w:id="11"/>
    </w:p>
    <w:p w14:paraId="3AFA4D14" w14:textId="77777777" w:rsidR="00680219" w:rsidRDefault="003B5198">
      <w:r>
        <w:rPr>
          <w:noProof/>
        </w:rPr>
        <w:drawing>
          <wp:inline distT="0" distB="0" distL="0" distR="0" wp14:anchorId="1068CF59" wp14:editId="1FE74D25">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2F6BC3B8" w14:textId="77777777" w:rsidR="00680219" w:rsidRDefault="005E47DC" w:rsidP="005E47DC">
      <w:pPr>
        <w:pStyle w:val="ImageCaption"/>
        <w:spacing w:after="0"/>
      </w:pPr>
      <w:r>
        <w:t>Figure 3 Estimates of TCDS min/hr (left) and ODS min/hr (right) across the sampled age range. Each box plot summarizes the data for one child from the randomly sampled clips (purple; solid) or the turn taking clips (green; dashed). Bands on the linear trends show 95% confidence intervals.</w:t>
      </w:r>
    </w:p>
    <w:p w14:paraId="5440404F" w14:textId="77777777" w:rsidR="00680219" w:rsidRDefault="003B5198">
      <w:r>
        <w:rPr>
          <w:noProof/>
        </w:rPr>
        <w:drawing>
          <wp:inline distT="0" distB="0" distL="0" distR="0" wp14:anchorId="078746AF" wp14:editId="6BAF4A90">
            <wp:extent cx="5935345" cy="234188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3FF00811" w14:textId="77777777" w:rsidR="00680219" w:rsidRDefault="005E47DC" w:rsidP="005E47DC">
      <w:pPr>
        <w:pStyle w:val="ImageCaption"/>
        <w:spacing w:after="0"/>
      </w:pPr>
      <w:r>
        <w:t xml:space="preserve">Figure 4 Average CDS rates reported from at-home recordings across various populations and ages, including urban (empty shape) and rural or indigenous (filled shape) samples. Point size </w:t>
      </w:r>
      <w:r>
        <w:lastRenderedPageBreak/>
        <w:t xml:space="preserve">indicates the number of children represented (range = 1–26). Data sources: Bergelson et al. (2019) US/Canada; Shneidman (2010) </w:t>
      </w:r>
      <w:proofErr w:type="gramStart"/>
      <w:r>
        <w:t>US and Yucatec</w:t>
      </w:r>
      <w:proofErr w:type="gramEnd"/>
      <w:r>
        <w:t>; Vogt et al. (2015) Dutch, Mozambique urban and rural; Scaff et al. (in preparation) Tsimane.</w:t>
      </w:r>
    </w:p>
    <w:p w14:paraId="76724731" w14:textId="77777777" w:rsidR="00680219" w:rsidRDefault="005E47DC" w:rsidP="005E47DC">
      <w:pPr>
        <w:pStyle w:val="Heading2"/>
        <w:spacing w:before="0"/>
      </w:pPr>
      <w:bookmarkStart w:id="12" w:name="target-child-directed-speech-tcds"/>
      <w:bookmarkEnd w:id="12"/>
      <w:r>
        <w:t>Target-child-directed speech (TCDS)</w:t>
      </w:r>
    </w:p>
    <w:p w14:paraId="19222CE5" w14:textId="77777777" w:rsidR="00680219" w:rsidRDefault="005E47DC" w:rsidP="005E47DC">
      <w:pPr>
        <w:pStyle w:val="FirstParagraph"/>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similar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comparably rural indigenous communities.</w:t>
      </w:r>
    </w:p>
    <w:p w14:paraId="4F211E0A" w14:textId="77777777" w:rsidR="00680219" w:rsidRDefault="005E47DC" w:rsidP="005E47DC">
      <w:pPr>
        <w:pStyle w:val="BodyText"/>
        <w:spacing w:before="0" w:after="0"/>
      </w:pPr>
      <w:r>
        <w:t xml:space="preserve">We modeled TCDS min/hr in the random clips with a zero-inflated negative binomial regression. TCDS rate numerically increased with age, but the effect was not significant (B = 0.60, SD = 0.36, z = 1.68, p = 0.09). The rate of TCDS in the randomly sampled clips </w:t>
      </w:r>
      <w:r>
        <w:rPr>
          <w:i/>
        </w:rPr>
        <w:t>was</w:t>
      </w:r>
      <w:r>
        <w:t xml:space="preserve"> affected by factors relating to the time of day (see </w:t>
      </w:r>
      <w:hyperlink w:anchor="fig5">
        <w:r>
          <w:rPr>
            <w:rStyle w:val="Hyperlink"/>
          </w:rPr>
          <w:t>Figure 5</w:t>
        </w:r>
      </w:hyperlink>
      <w:r>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w:t>
      </w:r>
      <w:r>
        <w:lastRenderedPageBreak/>
        <w:t>more speakers were present, compared to younger children (B = 0.57, SD = 0.19, z = 2.95, p &lt; 0.01). There were no other significant effects in either the count or the zero-inflation model.</w:t>
      </w:r>
    </w:p>
    <w:p w14:paraId="448A3F19" w14:textId="77777777" w:rsidR="00680219" w:rsidRDefault="003B5198">
      <w:r>
        <w:rPr>
          <w:noProof/>
        </w:rPr>
        <w:drawing>
          <wp:inline distT="0" distB="0" distL="0" distR="0" wp14:anchorId="3ECC6FD9" wp14:editId="43EBA349">
            <wp:extent cx="5935345" cy="3593465"/>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06A37748" w14:textId="77777777" w:rsidR="00680219" w:rsidRDefault="005E47DC" w:rsidP="005E47DC">
      <w:pPr>
        <w:pStyle w:val="ImageCaption"/>
        <w:spacing w:after="0"/>
      </w:pPr>
      <w:r>
        <w:t>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14:paraId="4823A66D" w14:textId="77777777" w:rsidR="00680219" w:rsidRDefault="005E47DC" w:rsidP="005E47DC">
      <w:pPr>
        <w:pStyle w:val="BodyText"/>
        <w:spacing w:before="0" w:after="0"/>
      </w:pPr>
      <w:r>
        <w:t xml:space="preserve">In contrast to findings from Shneidman and Goldin-Meadow (2012) on Yucatec Mayan, most TCDS in the current data came from adult speakers (mean = 80.61%, median = 87.22%, range = 45.90%–100%), with no evidence that TCDS from </w:t>
      </w:r>
      <w:r>
        <w:rPr>
          <w:i/>
        </w:rPr>
        <w:t>other</w:t>
      </w:r>
      <w:r>
        <w:t xml:space="preserve"> children increases with target child age (Spearman’s </w:t>
      </w:r>
      <w:r>
        <w:rPr>
          <w:i/>
        </w:rPr>
        <w:t>rho</w:t>
      </w:r>
      <w:r>
        <w:t xml:space="preserve"> = -0.29; </w:t>
      </w:r>
      <w:r>
        <w:rPr>
          <w:i/>
        </w:rPr>
        <w:t>p</w:t>
      </w:r>
      <w:r>
        <w:t xml:space="preserve"> = 0.42). Among adults, the vast majority of TCDS came from women: 4 children heard no adult male TCDS at all and, between the other 6 children, women spoke to children an average of 16.77 times longer than men did (median = 12.23, range = 0.94–55.64).</w:t>
      </w:r>
    </w:p>
    <w:p w14:paraId="1AB46FF4" w14:textId="77777777" w:rsidR="00680219" w:rsidRDefault="005E47DC" w:rsidP="005E47DC">
      <w:pPr>
        <w:pStyle w:val="Heading2"/>
        <w:spacing w:before="0"/>
      </w:pPr>
      <w:bookmarkStart w:id="13" w:name="other-directed-speech-ods"/>
      <w:bookmarkEnd w:id="13"/>
      <w:r>
        <w:lastRenderedPageBreak/>
        <w:t>Other-directed speech (ODS)</w:t>
      </w:r>
    </w:p>
    <w:p w14:paraId="17379AA4" w14:textId="77777777" w:rsidR="00680219" w:rsidRDefault="005E47DC" w:rsidP="005E47DC">
      <w:pPr>
        <w:pStyle w:val="FirstParagraph"/>
        <w:spacing w:before="0" w:after="0"/>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0.01). There were an average of 3.44 speakers present other than the target child in the randomly selected clips (median = 3; range = 0–10), more than half of whom were typically adults. </w:t>
      </w:r>
    </w:p>
    <w:p w14:paraId="4B34457E" w14:textId="77777777" w:rsidR="00680219" w:rsidRDefault="005E47DC" w:rsidP="005E47DC">
      <w:pPr>
        <w:pStyle w:val="BodyText"/>
        <w:spacing w:before="0" w:after="0"/>
      </w:pPr>
      <w:r>
        <w:t>ODS was also strongly affected by time of day (</w:t>
      </w:r>
      <w:hyperlink w:anchor="fig5">
        <w:r>
          <w:rPr>
            <w:rStyle w:val="Hyperlink"/>
          </w:rPr>
          <w:t>Figure 5</w:t>
        </w:r>
      </w:hyperlink>
      <w:r>
        <w:t>), showing its lowest point overall around midday. Compared to midday, target children were overall significantly more likely to hear ODS in both the mornings (B = 0.45, SD = 0.18, z = 2.49, p = 0.01) and the afternoons (B = 0.33, SD = 0.16, z = 1.99, p = 0.05), with no significant difference between ODS rates in the mornings and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Default="005E47DC" w:rsidP="005E47DC">
      <w:pPr>
        <w:pStyle w:val="Heading2"/>
        <w:spacing w:before="0"/>
      </w:pPr>
      <w:bookmarkStart w:id="14" w:name="tcds-and-ods-during-interactional-peaks"/>
      <w:bookmarkEnd w:id="14"/>
      <w:r>
        <w:t>TCDS and ODS during interactional peaks</w:t>
      </w:r>
    </w:p>
    <w:p w14:paraId="490F58B7" w14:textId="77777777" w:rsidR="00680219" w:rsidRDefault="005E47DC" w:rsidP="005E47DC">
      <w:pPr>
        <w:pStyle w:val="FirstParagraph"/>
        <w:spacing w:before="0" w:after="0"/>
      </w:pPr>
      <w: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w:t>
      </w:r>
      <w:r>
        <w:lastRenderedPageBreak/>
        <w:t xml:space="preserve">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Pr>
            <w:rStyle w:val="Hyperlink"/>
          </w:rPr>
          <w:t>Figures 3</w:t>
        </w:r>
      </w:hyperlink>
      <w:r>
        <w:t xml:space="preserve"> and </w:t>
      </w:r>
      <w:hyperlink w:anchor="fig5">
        <w:r>
          <w:rPr>
            <w:rStyle w:val="Hyperlink"/>
          </w:rPr>
          <w:t>5</w:t>
        </w:r>
      </w:hyperlink>
      <w:r>
        <w:t>).</w:t>
      </w:r>
    </w:p>
    <w:p w14:paraId="6CCB4A88" w14:textId="77777777" w:rsidR="00680219" w:rsidRDefault="005E47DC" w:rsidP="005E47DC">
      <w:pPr>
        <w:pStyle w:val="BodyText"/>
        <w:spacing w:before="0" w:after="0"/>
      </w:pPr>
      <w:r>
        <w:t>Children heard much more TCDS in the turn-taking clips—13.28 min/hr (nearly 4x the random sample rate; median = 13.65; range = 7.32–20.19)—while also hearing less ODS—11.93 min/hr (nearly half the random sample rate; median = 10.18; range = 1.37–24.42).</w:t>
      </w:r>
    </w:p>
    <w:p w14:paraId="4DF72C61" w14:textId="77777777" w:rsidR="00680219" w:rsidRDefault="005E47DC" w:rsidP="005E47DC">
      <w:pPr>
        <w:pStyle w:val="BodyText"/>
        <w:spacing w:before="0" w:after="0"/>
      </w:pPr>
      <w:r>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Default="005E47DC" w:rsidP="005E47DC">
      <w:pPr>
        <w:pStyle w:val="BodyText"/>
        <w:spacing w:before="0" w:after="0"/>
      </w:pPr>
      <w: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Pr>
          <w:i/>
        </w:rPr>
        <w:t>random</w:t>
      </w:r>
      <w:r>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77777777" w:rsidR="00680219" w:rsidRDefault="005E47DC" w:rsidP="005E47DC">
      <w:pPr>
        <w:pStyle w:val="BodyText"/>
        <w:spacing w:before="0" w:after="0"/>
      </w:pPr>
      <w:r>
        <w:t xml:space="preserve">In the model of ODS, we still saw a significant decrease with child age (B = -0.80, SD = 0.23, z = -3.43, p = &lt; 0.01) and a significant increase when more speakers were present (B = 0.63, SD = 0.10, z = 6.44, p = &lt; 0.01). This result suggests that child age and the number of </w:t>
      </w:r>
      <w:r>
        <w:lastRenderedPageBreak/>
        <w:t>speakers present are a robust predictors of ODS quantity across different language environment contexts.</w:t>
      </w:r>
    </w:p>
    <w:p w14:paraId="0244B8AF" w14:textId="77777777" w:rsidR="00680219" w:rsidRDefault="005E47DC" w:rsidP="005E47DC">
      <w:pPr>
        <w:pStyle w:val="BodyText"/>
        <w:spacing w:before="0" w:after="0"/>
      </w:pPr>
      <w:r>
        <w:t xml:space="preserve">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 significant decrease in ODS with increased household size (B = -0.18, SD = 0.09, z = -2.12, p = 0.03), a result we come back to in the </w:t>
      </w:r>
      <w:hyperlink w:anchor="disc">
        <w:r>
          <w:rPr>
            <w:rStyle w:val="Hyperlink"/>
          </w:rPr>
          <w:t>Discussion section</w:t>
        </w:r>
      </w:hyperlink>
    </w:p>
    <w:p w14:paraId="216DC8E0" w14:textId="77777777" w:rsidR="00680219" w:rsidRDefault="005E47DC" w:rsidP="005E47DC">
      <w:pPr>
        <w:pStyle w:val="BodyText"/>
        <w:spacing w:before="0" w:after="0"/>
      </w:pPr>
      <w:r>
        <w:t>In sum, our results provide compelling evidence in support of prior work claiming that Tseltal children hear very little directly addressed speech (Brown, 1998, 2011, 2014) and that their speech input is non-uniformly distributed over the course of the day (Abney et al., 2017; Blasi et al., in preparation), primarily in the mornings (TCDS and ODS) and afternoons (ODS), when most of the household is likely to be present. Do Tseltal children then show any obvious evidence of delay in their early vocal development?</w:t>
      </w:r>
    </w:p>
    <w:p w14:paraId="0BBFEECE" w14:textId="77777777" w:rsidR="00680219" w:rsidRDefault="005E47DC" w:rsidP="005E47DC">
      <w:pPr>
        <w:pStyle w:val="Heading2"/>
        <w:spacing w:before="0"/>
      </w:pPr>
      <w:bookmarkStart w:id="15" w:name="vocal-maturity"/>
      <w:bookmarkEnd w:id="15"/>
      <w:r>
        <w:t>Vocal maturity</w:t>
      </w:r>
    </w:p>
    <w:p w14:paraId="5D390C82" w14:textId="77777777" w:rsidR="00680219" w:rsidRDefault="005E47DC" w:rsidP="005E47DC">
      <w:pPr>
        <w:pStyle w:val="FirstParagraph"/>
        <w:spacing w:before="0" w:after="0"/>
      </w:pPr>
      <w:r>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Pr>
            <w:rStyle w:val="Hyperlink"/>
          </w:rPr>
          <w:t>Figure 6</w:t>
        </w:r>
      </w:hyperlink>
      <w:r>
        <w:t xml:space="preserve">)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noncanonical babble, canonical babble, and lexical speech). </w:t>
      </w:r>
      <w:r>
        <w:lastRenderedPageBreak/>
        <w:t>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70A1AF7D" w14:textId="77777777" w:rsidR="00680219" w:rsidRDefault="005E47DC" w:rsidP="005E47DC">
      <w:pPr>
        <w:pStyle w:val="BodyText"/>
        <w:spacing w:before="0" w:after="0"/>
      </w:pPr>
      <w:r>
        <w:t>In fact, we find that Tseltal children’s vocalizations closely resemble the typical “onset”" benchmarks established for Western speech development, from canonical babble through first word combinations. Western children have been shown to begin producing non-canonical babbling around 0</w:t>
      </w:r>
      <w:proofErr w:type="gramStart"/>
      <w:r>
        <w:t>;2</w:t>
      </w:r>
      <w:proofErr w:type="gramEnd"/>
      <w:r>
        <w:t xml:space="preserve">, with canonical babbling appearing sometime around 0;7, first words around 1;0, and first multi-word utterances appearing just after 1;6 (Frank et al., in preparation; Kuhl, 2004; Pine &amp; Lieven, 1993; Slobin, 1970; Tomasello &amp; Brooks, 1999; Warlaumont, Richards, Gilkerson, &amp; Oller, 2014).These benchmarks are mirrored in the Tseltal children’s vocalizations, which are summarized in </w:t>
      </w:r>
      <w:hyperlink w:anchor="fig6">
        <w:r>
          <w:rPr>
            <w:rStyle w:val="Hyperlink"/>
          </w:rPr>
          <w:t>Figure 6</w:t>
        </w:r>
      </w:hyperlink>
      <w:r>
        <w:t>: there is a decline in the use of non-canonical babble and an accompanying increase in the use of canonical babble between 0;6 and 1;0; recognizable words are observed for every child age 11;0 and older; and multi-word utterances appear in all recordings at 1;2 and later, making up 45% of the oldest child’s (3;0) vocalizations.</w:t>
      </w:r>
    </w:p>
    <w:p w14:paraId="05D64D91" w14:textId="77777777" w:rsidR="003B5198" w:rsidRDefault="003B5198" w:rsidP="003B5198">
      <w:pPr>
        <w:pStyle w:val="Heading3"/>
        <w:framePr w:wrap="around"/>
      </w:pPr>
      <w:r>
        <w:t>Frequency of vocalizations</w:t>
      </w:r>
    </w:p>
    <w:p w14:paraId="096A7099" w14:textId="77777777" w:rsidR="003B5198" w:rsidRDefault="003B5198" w:rsidP="003B5198">
      <w:pPr>
        <w:pStyle w:val="FirstParagraph"/>
        <w:spacing w:before="0" w:after="0"/>
      </w:pPr>
      <w:r>
        <w:t xml:space="preserve">We can use these same data to roughly infer how </w:t>
      </w:r>
      <w:r>
        <w:rPr>
          <w:i/>
        </w:rPr>
        <w:t>often</w:t>
      </w:r>
      <w:r>
        <w:t xml:space="preserve"> children use speech-like vocalizations (i.e., “usage” instead of “onset” measures) (</w:t>
      </w:r>
      <w:proofErr w:type="spellStart"/>
      <w:r>
        <w:t>Warlaumont</w:t>
      </w:r>
      <w:proofErr w:type="spellEnd"/>
      <w:r>
        <w:t xml:space="preserve"> et al. (2014); retracted for review). The 6 Tseltal children between 2 and 14 months demonstrated a large increase in the proportion of speech-like vocalizations (canonical babbling and lexical speech): from 9% before 0</w:t>
      </w:r>
      <w:proofErr w:type="gramStart"/>
      <w:r>
        <w:t>;6</w:t>
      </w:r>
      <w:proofErr w:type="gramEnd"/>
      <w:r>
        <w:t xml:space="preserve"> to 58% between 0;10 and 1;2. Notably, this usage rate for speech-like syllables far exceeds the threshold associated with later language delay in American infants (</w:t>
      </w:r>
      <w:proofErr w:type="spellStart"/>
      <w:r>
        <w:t>Oller</w:t>
      </w:r>
      <w:proofErr w:type="spellEnd"/>
      <w:r>
        <w:t xml:space="preserve"> et al., 1998). There is very little published data with which we can compare these patterns, but we see that around age 1;0, the Tseltal children’s use of speech-like vocalizations (58%) is </w:t>
      </w:r>
      <w:r>
        <w:lastRenderedPageBreak/>
        <w:t xml:space="preserve">nearly identical to that reported by </w:t>
      </w:r>
      <w:proofErr w:type="spellStart"/>
      <w:r>
        <w:t>Warlaumont</w:t>
      </w:r>
      <w:proofErr w:type="spellEnd"/>
      <w:r>
        <w:t xml:space="preserve"> et al. (2014) for American children around age 1;0 in an socioeconomically diverse sample (approximately 60%). </w:t>
      </w:r>
      <w:r w:rsidR="008573BD">
        <w:t>Further</w:t>
      </w:r>
      <w:r>
        <w:t xml:space="preserve">,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 </w:t>
      </w:r>
      <w:ins w:id="16" w:author="Marisa Casillas" w:date="2019-06-15T20:13:00Z">
        <w:r>
          <w:t xml:space="preserve">e.g., </w:t>
        </w:r>
      </w:ins>
      <w:r>
        <w:t>Lee et al., 2018</w:t>
      </w:r>
      <w:del w:id="17" w:author="Marisa Casillas" w:date="2019-06-15T20:13:00Z">
        <w:r w:rsidDel="003B5198">
          <w:delText>; Oller &amp; Eilers, 1988</w:delText>
        </w:r>
      </w:del>
      <w:r>
        <w:t>) increases similarly under a variety of different linguistic and childrearing environments between ages 0</w:t>
      </w:r>
      <w:proofErr w:type="gramStart"/>
      <w:r>
        <w:t>;2</w:t>
      </w:r>
      <w:proofErr w:type="gramEnd"/>
      <w:r>
        <w:t xml:space="preserve"> and 3;0, during which time children in all six communities begin to produce their first words and multi-word utterances (retracted for review).  </w:t>
      </w:r>
    </w:p>
    <w:p w14:paraId="536E448B" w14:textId="77777777" w:rsidR="00680219" w:rsidRDefault="003B5198">
      <w:r>
        <w:rPr>
          <w:noProof/>
        </w:rPr>
        <w:drawing>
          <wp:inline distT="0" distB="0" distL="0" distR="0" wp14:anchorId="41E3FDFD" wp14:editId="62939DE9">
            <wp:extent cx="5935345" cy="317627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484873B8" w14:textId="77777777" w:rsidR="00680219" w:rsidRDefault="005E47DC" w:rsidP="005E47DC">
      <w:pPr>
        <w:pStyle w:val="ImageCaption"/>
        <w:spacing w:after="0"/>
      </w:pPr>
      <w:r>
        <w:t>Figure 6 Proportion of vocalization types used by children across age (NCB = Non-canonical babble, CB = Canonical babble, SW = single word utterance, MW = multi-word utterance).</w:t>
      </w:r>
    </w:p>
    <w:p w14:paraId="1E8C30EA" w14:textId="77777777" w:rsidR="00680219" w:rsidRDefault="005E47DC" w:rsidP="005E47DC">
      <w:pPr>
        <w:pStyle w:val="BodyText"/>
        <w:spacing w:before="0" w:after="0"/>
      </w:pPr>
      <w:bookmarkStart w:id="18" w:name="frequency-of-vocalizations"/>
      <w:bookmarkEnd w:id="18"/>
      <w:r>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not including crying and laughter. This rate is consistent with prior estimates for the frequency of </w:t>
      </w:r>
      <w:r>
        <w:lastRenderedPageBreak/>
        <w:t>child-initiated prompts in Tseltal interaction (Brown, 2011). Given that our age range goes all the way up to 3;0, this rate is perhaps lower than what would be expected based on recordings made in the lab with American infant-caregiver pairs (</w:t>
      </w:r>
      <w:ins w:id="19" w:author="Marisa Casillas" w:date="2019-06-15T20:12:00Z">
        <w:r w:rsidR="003B5198">
          <w:t xml:space="preserve">e.g., </w:t>
        </w:r>
      </w:ins>
      <w:proofErr w:type="spellStart"/>
      <w:r>
        <w:t>Oller</w:t>
      </w:r>
      <w:proofErr w:type="spellEnd"/>
      <w:r>
        <w:t xml:space="preserve"> et al., 1995</w:t>
      </w:r>
      <w:del w:id="20" w:author="Marisa Casillas" w:date="2019-06-15T20:12:00Z">
        <w:r w:rsidDel="003B5198">
          <w:delText>; Oller, Eilers, Steffens, Lynch, &amp; Urbano, 1994</w:delText>
        </w:r>
      </w:del>
      <w:r>
        <w:t>), in which 6–9 vocalizations per minute was already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(Oller et al., 1995</w:t>
      </w:r>
      <w:del w:id="21" w:author="Marisa Casillas" w:date="2019-06-15T20:12:00Z">
        <w:r w:rsidDel="003B5198">
          <w:delText>, 1994</w:delText>
        </w:r>
      </w:del>
      <w:r>
        <w:t xml:space="preserve">; Warlaumont et al., 2014). However, vocalization rate estimates from daylong recordings would be necessary to more validly make this comparison. </w:t>
      </w:r>
    </w:p>
    <w:p w14:paraId="033D3709" w14:textId="77777777" w:rsidR="00680219" w:rsidRDefault="005E47DC" w:rsidP="005E47DC">
      <w:pPr>
        <w:pStyle w:val="Heading1"/>
        <w:spacing w:before="0"/>
      </w:pPr>
      <w:bookmarkStart w:id="22" w:name="disc"/>
      <w:bookmarkEnd w:id="22"/>
      <w:r>
        <w:t>Discussion</w:t>
      </w:r>
    </w:p>
    <w:p w14:paraId="5E750652" w14:textId="77777777" w:rsidR="00680219" w:rsidRDefault="005E47DC" w:rsidP="005E47DC">
      <w:pPr>
        <w:pStyle w:val="FirstParagraph"/>
        <w:spacing w:before="0" w:after="0"/>
      </w:pPr>
      <w:r>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a robust predictor of the quantity of ODS the children heard, above and beyond the time of day. We also saw that Tseltal children’s speech mirrored the coarse benchmarks for the onset of canonical babble, first words, and first word combinations based on Western </w:t>
      </w:r>
      <w:r>
        <w:lastRenderedPageBreak/>
        <w:t>children’s data. In other words, we found no evidence for a delay in Tseltal children’s vocal development.</w:t>
      </w:r>
    </w:p>
    <w:p w14:paraId="4A805E85" w14:textId="77777777" w:rsidR="00680219" w:rsidRDefault="005E47DC" w:rsidP="005E47DC">
      <w:pPr>
        <w:pStyle w:val="BodyText"/>
        <w:spacing w:before="0" w:after="0"/>
      </w:pPr>
      <w:r>
        <w:t xml:space="preserve">That said, we did </w:t>
      </w:r>
      <w:r>
        <w:rPr>
          <w:i/>
        </w:rPr>
        <w:t>not</w:t>
      </w:r>
      <w:r>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9B6DFEB" w14:textId="77777777" w:rsidR="00680219" w:rsidRDefault="005E47DC" w:rsidP="005E47DC">
      <w:pPr>
        <w:pStyle w:val="Heading2"/>
        <w:spacing w:before="0"/>
      </w:pPr>
      <w:bookmarkStart w:id="23" w:name="learning-tseltal-with-little-child-direc"/>
      <w:bookmarkEnd w:id="23"/>
      <w:r>
        <w:t>Learning Tseltal with little child-directed speech</w:t>
      </w:r>
    </w:p>
    <w:p w14:paraId="37B91EC7" w14:textId="77777777" w:rsidR="00680219" w:rsidRDefault="005E47DC" w:rsidP="005E47DC">
      <w:pPr>
        <w:pStyle w:val="FirstParagraph"/>
        <w:spacing w:before="0" w:after="0"/>
      </w:pPr>
      <w:r>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heard an enormous quantity of other-directed speech in their environment, averaging 21.05 minutes per hour in the random sample, which is more than has been previously reported for other cultural settings (e.g., Bergelson et al., 2019; Scaff et al., in preparation). In a nutshell, our findings daylong recordings confirm prior claims that Tseltal children, like other Mayan children, are infrequently directly spoken to. Despite this, Tseltal children manage to extract enough information about their language to </w:t>
      </w:r>
      <w:r>
        <w:lastRenderedPageBreak/>
        <w:t xml:space="preserve">produce at least some canonical babbles, lexical forms, and multi-word utterances at approximately the same ages that Western children do. The important question is then: how do children manage to extract the information they need from their language environments without frequent TCDS? </w:t>
      </w:r>
    </w:p>
    <w:p w14:paraId="53DE7B0E" w14:textId="77777777" w:rsidR="00680219" w:rsidRDefault="005E47DC" w:rsidP="005E47DC">
      <w:pPr>
        <w:pStyle w:val="Heading3"/>
        <w:framePr w:wrap="around"/>
      </w:pPr>
      <w:bookmarkStart w:id="24" w:name="other-directed-speech"/>
      <w:bookmarkEnd w:id="24"/>
      <w:r>
        <w:t>Other-directed speech</w:t>
      </w:r>
    </w:p>
    <w:p w14:paraId="19239BDC" w14:textId="77777777" w:rsidR="00680219" w:rsidRDefault="005E47DC" w:rsidP="005E47DC">
      <w:pPr>
        <w:pStyle w:val="FirstParagraph"/>
        <w:spacing w:before="0" w:after="0"/>
      </w:pPr>
      <w:r>
        <w:t xml:space="preserve">One proposal is that Mayan children become experts at observing and learning from the interactions and behaviors taking place around them (de León, 2011; Rogoff et al., 2003; </w:t>
      </w:r>
      <w:proofErr w:type="spellStart"/>
      <w:r>
        <w:t>Shneidman</w:t>
      </w:r>
      <w:proofErr w:type="spellEnd"/>
      <w:r>
        <w:t xml:space="preserve">, 2010; </w:t>
      </w:r>
      <w:proofErr w:type="spellStart"/>
      <w:r>
        <w:t>Shneidman</w:t>
      </w:r>
      <w:proofErr w:type="spellEnd"/>
      <w:r>
        <w:t xml:space="preserve"> &amp; Goldin-Meadow,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(Shneidman &amp; Goldin-Meadow, 2012).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 (Bergelson et al., 2019). The sum of evidence, in our view, does not support the idea that Tseltal children’s early vocal development relies heavily on ODS. First, it is most frequent when children are youngest and, if anything, we </w:t>
      </w:r>
      <w:r>
        <w:lastRenderedPageBreak/>
        <w:t>see less ODS at later ages, when children are independently mobile. Second, an increase in the number of speakers is also likely associated with an increase in the amount of overlapping speech, which likely presents additional processing difficulties (see Scaff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061EFD40" w14:textId="77777777" w:rsidR="00680219" w:rsidRDefault="005E47DC" w:rsidP="005E47DC">
      <w:pPr>
        <w:pStyle w:val="Heading3"/>
        <w:framePr w:wrap="around"/>
      </w:pPr>
      <w:bookmarkStart w:id="25" w:name="increased-tcds-with-age"/>
      <w:bookmarkEnd w:id="25"/>
      <w:r>
        <w:t>Increased TCDS with age</w:t>
      </w:r>
    </w:p>
    <w:p w14:paraId="6DE627CF" w14:textId="77777777" w:rsidR="00680219" w:rsidRDefault="005E47DC" w:rsidP="005E47DC">
      <w:pPr>
        <w:pStyle w:val="FirstParagraph"/>
        <w:spacing w:before="0" w:after="0"/>
      </w:pPr>
      <w:r>
        <w:t>Another possibility is that speakers more frequently address children who are more communicatively competent (i.e., increased TCDS with age, e.g., Warlaumont et al., 2014). In their longitudinal study of Yucatec Mayan children, Shneidman and Goldin-Meadow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for now that an increase in TCDS with age is also unlikely to be a primary mechanism driving early Tseltal development.</w:t>
      </w:r>
    </w:p>
    <w:p w14:paraId="31922CCE" w14:textId="77777777" w:rsidR="00680219" w:rsidRDefault="005E47DC" w:rsidP="005E47DC">
      <w:pPr>
        <w:pStyle w:val="Heading3"/>
        <w:framePr w:wrap="around"/>
      </w:pPr>
      <w:bookmarkStart w:id="26" w:name="learning-during-interactional-bursts"/>
      <w:bookmarkEnd w:id="26"/>
      <w:r>
        <w:t>Learning during interactional bursts</w:t>
      </w:r>
    </w:p>
    <w:p w14:paraId="4FCDB75F" w14:textId="77777777" w:rsidR="00680219" w:rsidRDefault="005E47DC" w:rsidP="005E47DC">
      <w:pPr>
        <w:pStyle w:val="FirstParagraph"/>
        <w:spacing w:before="0" w:after="0"/>
      </w:pPr>
      <w:r>
        <w:t xml:space="preserve">A third possibility is that children learn </w:t>
      </w:r>
      <w:r>
        <w:lastRenderedPageBreak/>
        <w:t>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14:paraId="22009DDE" w14:textId="77777777" w:rsidR="00680219" w:rsidRDefault="005E47DC" w:rsidP="005E47DC">
      <w:pPr>
        <w:pStyle w:val="BodyText"/>
        <w:spacing w:before="0" w:after="0"/>
      </w:pPr>
      <w:r>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Pr>
          <w:i/>
        </w:rPr>
        <w:t>and</w:t>
      </w:r>
      <w:r>
        <w:t xml:space="preserve"> around midday (when many people had likely dispersed for work), and showing less ODS overall and less ODS in the presence of other speakers compared to younger children (see also Bergelson et al., 2019). Prior work with North American children’s daylong recordings has also shown a decrease in environmental speech just after midday (Greenwood et al., 2011; Soderstrom &amp; Wittebolle, 2013). Similar time of day effects across multiple cultural contexts could arise from coincidental similarities in the types of activities that occur in the mornings and afternoons, for example, morning meal gatherings or short bouts of infant sleep (Soderstrom &amp; Wittebolle, 2013). That said, in the North American data (Soderstrom &amp; Wittebolle, 2013), the highest density speech input came during storytime and organized </w:t>
      </w:r>
      <w:r>
        <w:lastRenderedPageBreak/>
        <w:t>playtime (e.g., sing-alongs, painting), while mealtime was associated with less speech. We expect that follow-up research tracking TCDS during activities in Tseltal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 Our study is the first to show these time of day effects in a subsistence farming community, and to show that time of day effects change with child age and that time of day differentially affects CDS and ODS. That said, without actual information about the ongoing activities in each household (as in Soderstrom &amp; Wittebolle, 2013) we cannot accurately assess the potential role of routine in Tseltal language development.</w:t>
      </w:r>
    </w:p>
    <w:p w14:paraId="0CB505C6" w14:textId="77777777" w:rsidR="00680219" w:rsidRDefault="005E47DC" w:rsidP="005E47DC">
      <w:pPr>
        <w:pStyle w:val="BodyText"/>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(Morelli, Rogoff, Oppenheim, &amp; Goldsmith, </w:t>
      </w:r>
      <w:r>
        <w:lastRenderedPageBreak/>
        <w:t>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approximately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Default="005E47DC" w:rsidP="005E47DC">
      <w:pPr>
        <w:pStyle w:val="Heading2"/>
        <w:spacing w:before="0"/>
      </w:pPr>
      <w:bookmarkStart w:id="27" w:name="disc-limfut"/>
      <w:bookmarkEnd w:id="27"/>
      <w:r>
        <w:t>Limitations and Future Work</w:t>
      </w:r>
    </w:p>
    <w:p w14:paraId="1DB4B439" w14:textId="77777777" w:rsidR="00680219" w:rsidRDefault="005E47DC" w:rsidP="005E47DC">
      <w:pPr>
        <w:pStyle w:val="FirstParagraph"/>
        <w:spacing w:before="0" w:after="0"/>
      </w:pPr>
      <w:r>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 retracted for review). More detailed measures of phonological, lexical, and syntactic growth will be crucial for shedding light on the relationship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summaries of TCDS, ODS, early speech, and more will be available at: </w:t>
      </w:r>
      <w:hyperlink r:id="rId20">
        <w:r>
          <w:rPr>
            <w:rStyle w:val="Hyperlink"/>
          </w:rPr>
          <w:t>https://retracted_for_review.shinyapps.io/retracted_for_review/</w:t>
        </w:r>
      </w:hyperlink>
      <w:r>
        <w:t xml:space="preserve">. </w:t>
      </w:r>
    </w:p>
    <w:p w14:paraId="3872ADCC" w14:textId="77777777" w:rsidR="00680219" w:rsidRDefault="005E47DC" w:rsidP="005E47DC">
      <w:pPr>
        <w:pStyle w:val="Heading2"/>
        <w:spacing w:before="0"/>
      </w:pPr>
      <w:bookmarkStart w:id="28" w:name="disc-conclusion"/>
      <w:bookmarkEnd w:id="28"/>
      <w:r>
        <w:lastRenderedPageBreak/>
        <w:t>Conclusion</w:t>
      </w:r>
    </w:p>
    <w:p w14:paraId="228242B4" w14:textId="77777777" w:rsidR="00680219" w:rsidRDefault="005E47DC" w:rsidP="005E47DC">
      <w:pPr>
        <w:pStyle w:val="FirstParagraph"/>
        <w:spacing w:before="0" w:after="0"/>
      </w:pPr>
      <w:r>
        <w:t>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By better understanding how children in this community learn Tseltal, we hope to help uncover how human language learning mechanisms are adaptive to the many thousands of ethnolinguistic environments in which children develop.</w:t>
      </w:r>
    </w:p>
    <w:p w14:paraId="7A45B3D3" w14:textId="77777777" w:rsidR="00680219" w:rsidRDefault="005E47DC" w:rsidP="005E47DC">
      <w:pPr>
        <w:pStyle w:val="Heading1"/>
        <w:spacing w:before="0"/>
      </w:pPr>
      <w:bookmarkStart w:id="29" w:name="acknowledgements"/>
      <w:bookmarkEnd w:id="29"/>
      <w:r>
        <w:t>Acknowledgements</w:t>
      </w:r>
    </w:p>
    <w:p w14:paraId="5F10ADF2" w14:textId="77777777" w:rsidR="00680219" w:rsidRDefault="005E47DC" w:rsidP="005E47DC">
      <w:pPr>
        <w:pStyle w:val="FirstParagraph"/>
        <w:spacing w:before="0" w:after="0"/>
      </w:pPr>
      <w:r>
        <w:t xml:space="preserve">Retracted for review </w:t>
      </w:r>
    </w:p>
    <w:p w14:paraId="1DEE0657" w14:textId="77777777" w:rsidR="00680219" w:rsidRDefault="005E47DC" w:rsidP="005E47DC">
      <w:pPr>
        <w:pStyle w:val="Heading1"/>
        <w:spacing w:before="0"/>
      </w:pPr>
      <w:bookmarkStart w:id="30" w:name="refs"/>
      <w:bookmarkEnd w:id="30"/>
      <w:r>
        <w:t>References</w:t>
      </w:r>
    </w:p>
    <w:p w14:paraId="4F7600E2" w14:textId="77777777" w:rsidR="00680219" w:rsidRDefault="005E47DC" w:rsidP="005E47DC">
      <w:pPr>
        <w:pStyle w:val="FirstParagraph"/>
        <w:spacing w:before="0" w:after="0"/>
      </w:pPr>
      <w:r>
        <w:t xml:space="preserve"> </w:t>
      </w:r>
    </w:p>
    <w:p w14:paraId="7D0CD0AA" w14:textId="77777777" w:rsidR="00680219" w:rsidRDefault="005E47DC" w:rsidP="005E47DC">
      <w:pPr>
        <w:pStyle w:val="BodyText"/>
        <w:spacing w:before="0" w:after="0"/>
        <w:ind w:left="630" w:hanging="634"/>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6FADFF8B" w14:textId="77777777" w:rsidR="00680219" w:rsidRDefault="005E47DC" w:rsidP="005E47DC">
      <w:pPr>
        <w:pStyle w:val="BodyText"/>
        <w:spacing w:before="0" w:after="0"/>
        <w:ind w:left="630" w:hanging="634"/>
      </w:pPr>
      <w:r>
        <w:lastRenderedPageBreak/>
        <w:t xml:space="preserve">Arriaga, R. I., Fenson, L., Cronan, T., &amp; Pethick, S. J. (1998). Scores on the macarthur communicative development inventory of children from low- and middle-income families. </w:t>
      </w:r>
      <w:r>
        <w:rPr>
          <w:i/>
        </w:rPr>
        <w:t>Applied Psycholinguistics</w:t>
      </w:r>
      <w:r>
        <w:t xml:space="preserve">, </w:t>
      </w:r>
      <w:r>
        <w:rPr>
          <w:i/>
        </w:rPr>
        <w:t>19</w:t>
      </w:r>
      <w:r>
        <w:t>(2), 209–223.</w:t>
      </w:r>
    </w:p>
    <w:p w14:paraId="01316605" w14:textId="77777777" w:rsidR="00680219" w:rsidRDefault="005E47DC" w:rsidP="005E47DC">
      <w:pPr>
        <w:pStyle w:val="BodyText"/>
        <w:spacing w:before="0" w:after="0"/>
        <w:ind w:left="630" w:hanging="634"/>
      </w:pPr>
      <w:r>
        <w:t xml:space="preserve">Bergelson, E., Amatuni, A., Dailey, S., Koorathota, S., &amp; Tor, S. (2018). Day by day, hour by hour: Naturalistic language input to infants. </w:t>
      </w:r>
      <w:r>
        <w:rPr>
          <w:i/>
        </w:rPr>
        <w:t>Developmental Science</w:t>
      </w:r>
      <w:r>
        <w:t xml:space="preserve">, </w:t>
      </w:r>
      <w:r>
        <w:rPr>
          <w:i/>
        </w:rPr>
        <w:t>22</w:t>
      </w:r>
      <w:r>
        <w:t>(1), e12715. doi:</w:t>
      </w:r>
      <w:hyperlink r:id="rId21">
        <w:r>
          <w:rPr>
            <w:rStyle w:val="Hyperlink"/>
          </w:rPr>
          <w:t>10.1111/desc.12715</w:t>
        </w:r>
      </w:hyperlink>
    </w:p>
    <w:p w14:paraId="5F237E4B" w14:textId="77777777" w:rsidR="00680219" w:rsidRDefault="005E47DC" w:rsidP="005E47DC">
      <w:pPr>
        <w:pStyle w:val="BodyText"/>
        <w:spacing w:before="0" w:after="0"/>
        <w:ind w:left="630" w:hanging="634"/>
      </w:pPr>
      <w:r>
        <w:t xml:space="preserve">Bergelson, E., Casillas, M., Soderstrom, M., Seidl, A., Warlaumont, A. S., &amp; Amatuni, A. (2019). What do North American babies hear? A large-scale cross-corpus analysis. </w:t>
      </w:r>
      <w:r>
        <w:rPr>
          <w:i/>
        </w:rPr>
        <w:t>Developmental Science</w:t>
      </w:r>
      <w:r>
        <w:t xml:space="preserve">, </w:t>
      </w:r>
      <w:r>
        <w:rPr>
          <w:i/>
        </w:rPr>
        <w:t>22</w:t>
      </w:r>
      <w:r>
        <w:t>(1), e12724. doi:</w:t>
      </w:r>
      <w:hyperlink r:id="rId22">
        <w:r>
          <w:rPr>
            <w:rStyle w:val="Hyperlink"/>
          </w:rPr>
          <w:t>10.1111/desc.12724</w:t>
        </w:r>
      </w:hyperlink>
    </w:p>
    <w:p w14:paraId="6FB0F117" w14:textId="77777777" w:rsidR="00680219" w:rsidRDefault="005E47DC" w:rsidP="005E47DC">
      <w:pPr>
        <w:pStyle w:val="BodyText"/>
        <w:spacing w:before="0" w:after="0"/>
        <w:ind w:left="630" w:hanging="634"/>
      </w:pPr>
      <w:r>
        <w:t>Blasi, D., Schikowski, R., Moran, S., Pfeiler, B., &amp; Stoll, S. (in preparation). Human communication is structured efficiently for first language learners: Lexical spikes.</w:t>
      </w:r>
    </w:p>
    <w:p w14:paraId="721DEF98" w14:textId="77777777" w:rsidR="00680219" w:rsidRDefault="005E47DC" w:rsidP="005E47DC">
      <w:pPr>
        <w:pStyle w:val="BodyText"/>
        <w:spacing w:before="0" w:after="0"/>
        <w:ind w:left="630" w:hanging="634"/>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23">
        <w:r>
          <w:rPr>
            <w:rStyle w:val="Hyperlink"/>
          </w:rPr>
          <w:t>10.1111/desc.12709</w:t>
        </w:r>
      </w:hyperlink>
    </w:p>
    <w:p w14:paraId="017D9E52" w14:textId="77777777" w:rsidR="00680219" w:rsidRDefault="005E47DC" w:rsidP="005E47DC">
      <w:pPr>
        <w:pStyle w:val="BodyText"/>
        <w:spacing w:before="0" w:after="0"/>
        <w:ind w:left="630" w:hanging="634"/>
      </w:pPr>
      <w:r>
        <w:t xml:space="preserve">Brooks, M. E., Kristensen, K., van Benthem, K. J., Magnusson, A., Berg, C. W., Nielsen, A., … Bolker, B. M. (2017). Modeling zero-inflated count data with glmmTMB. </w:t>
      </w:r>
      <w:r>
        <w:rPr>
          <w:i/>
        </w:rPr>
        <w:t>bioRxiv</w:t>
      </w:r>
      <w:r>
        <w:t>. doi:</w:t>
      </w:r>
      <w:hyperlink r:id="rId24">
        <w:r>
          <w:rPr>
            <w:rStyle w:val="Hyperlink"/>
          </w:rPr>
          <w:t>10.1101/132753</w:t>
        </w:r>
      </w:hyperlink>
    </w:p>
    <w:p w14:paraId="4B2F6C41" w14:textId="77777777" w:rsidR="00680219" w:rsidRDefault="005E47DC" w:rsidP="005E47DC">
      <w:pPr>
        <w:pStyle w:val="BodyText"/>
        <w:spacing w:before="0" w:after="0"/>
        <w:ind w:left="630" w:hanging="634"/>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5">
        <w:r>
          <w:rPr>
            <w:rStyle w:val="Hyperlink"/>
          </w:rPr>
          <w:t>10.1525/jlin.1998.8.2.197</w:t>
        </w:r>
      </w:hyperlink>
    </w:p>
    <w:p w14:paraId="7558E9DB" w14:textId="77777777" w:rsidR="00680219" w:rsidRDefault="005E47DC" w:rsidP="005E47DC">
      <w:pPr>
        <w:pStyle w:val="BodyText"/>
        <w:spacing w:before="0" w:after="0"/>
        <w:ind w:left="630" w:hanging="634"/>
      </w:pPr>
      <w:r>
        <w:t xml:space="preserve">Brown, P. (2011). The cultural organization of attention. In A. Duranti, E. Ochs, &amp; and B. B. Schieffelin (Eds.), </w:t>
      </w:r>
      <w:r>
        <w:rPr>
          <w:i/>
        </w:rPr>
        <w:t>Handbook of Language Socialization</w:t>
      </w:r>
      <w:r>
        <w:t xml:space="preserve"> (pp. 29–55). Malden, MA: Wiley-Blackwell.</w:t>
      </w:r>
    </w:p>
    <w:p w14:paraId="6F105F9B" w14:textId="77777777" w:rsidR="00680219" w:rsidRDefault="005E47DC" w:rsidP="005E47DC">
      <w:pPr>
        <w:pStyle w:val="BodyText"/>
        <w:spacing w:before="0" w:after="0"/>
        <w:ind w:left="630" w:hanging="634"/>
      </w:pPr>
      <w:r>
        <w:lastRenderedPageBreak/>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6230B09F" w14:textId="77777777" w:rsidR="00680219" w:rsidRDefault="005E47DC" w:rsidP="005E47DC">
      <w:pPr>
        <w:pStyle w:val="BodyText"/>
        <w:spacing w:before="0" w:after="0"/>
        <w:ind w:left="630" w:hanging="634"/>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6">
        <w:r>
          <w:rPr>
            <w:rStyle w:val="Hyperlink"/>
          </w:rPr>
          <w:t>10.1017/CBO9781139342872.010</w:t>
        </w:r>
      </w:hyperlink>
    </w:p>
    <w:p w14:paraId="00F4B296" w14:textId="77777777" w:rsidR="00680219" w:rsidRDefault="005E47DC" w:rsidP="005E47DC">
      <w:pPr>
        <w:pStyle w:val="BodyText"/>
        <w:spacing w:before="0" w:after="0"/>
        <w:ind w:left="630" w:hanging="634"/>
      </w:pPr>
      <w:r>
        <w:t xml:space="preserve">Bruner, J. (1983). </w:t>
      </w:r>
      <w:r>
        <w:rPr>
          <w:i/>
        </w:rPr>
        <w:t>Child’s talk</w:t>
      </w:r>
      <w:r>
        <w:t>. Oxford: Oxford University Press. doi:</w:t>
      </w:r>
      <w:hyperlink r:id="rId27">
        <w:r>
          <w:rPr>
            <w:rStyle w:val="Hyperlink"/>
          </w:rPr>
          <w:t>10.1177/026565908500100113</w:t>
        </w:r>
      </w:hyperlink>
    </w:p>
    <w:p w14:paraId="4673CA68" w14:textId="77777777" w:rsidR="00680219" w:rsidRDefault="005E47DC" w:rsidP="005E47DC">
      <w:pPr>
        <w:pStyle w:val="BodyText"/>
        <w:spacing w:before="0" w:after="0"/>
        <w:ind w:left="630" w:hanging="634"/>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28">
        <w:r>
          <w:rPr>
            <w:rStyle w:val="Hyperlink"/>
          </w:rPr>
          <w:t>10.1073/pnas.1309518110</w:t>
        </w:r>
      </w:hyperlink>
    </w:p>
    <w:p w14:paraId="6328CE2C" w14:textId="77777777" w:rsidR="00680219" w:rsidRDefault="005E47DC" w:rsidP="005E47DC">
      <w:pPr>
        <w:pStyle w:val="BodyText"/>
        <w:spacing w:before="0" w:after="0"/>
        <w:ind w:left="630" w:hanging="634"/>
      </w:pPr>
      <w:r>
        <w:t xml:space="preserve">Casillas, M., Bunce, J., Soderstrom, M., Rosemberg, C., Migdalek, M., Alam, F., … Garrison, H. (2017). Introduction: The ACLEW DAS template [training materials]. Retrieved from </w:t>
      </w:r>
      <w:hyperlink r:id="rId29">
        <w:r>
          <w:rPr>
            <w:rStyle w:val="Hyperlink"/>
          </w:rPr>
          <w:t>https://osf.io/aknjv/</w:t>
        </w:r>
      </w:hyperlink>
    </w:p>
    <w:p w14:paraId="2F7A63D9" w14:textId="77777777" w:rsidR="00680219" w:rsidRDefault="005E47DC" w:rsidP="005E47DC">
      <w:pPr>
        <w:pStyle w:val="BodyText"/>
        <w:spacing w:before="0" w:after="0"/>
        <w:ind w:left="630" w:hanging="634"/>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0">
        <w:r>
          <w:rPr>
            <w:rStyle w:val="Hyperlink"/>
          </w:rPr>
          <w:t>10.1111/cdev.12974</w:t>
        </w:r>
      </w:hyperlink>
    </w:p>
    <w:p w14:paraId="05554AF6" w14:textId="77777777" w:rsidR="00680219" w:rsidRDefault="005E47DC" w:rsidP="005E47DC">
      <w:pPr>
        <w:pStyle w:val="BodyText"/>
        <w:spacing w:before="0" w:after="0"/>
        <w:ind w:left="630" w:hanging="634"/>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1">
        <w:r>
          <w:rPr>
            <w:rStyle w:val="Hyperlink"/>
          </w:rPr>
          <w:t>10.1002/9781444342901.ch4</w:t>
        </w:r>
      </w:hyperlink>
    </w:p>
    <w:p w14:paraId="34296BA7" w14:textId="77777777" w:rsidR="00680219" w:rsidRDefault="005E47DC" w:rsidP="005E47DC">
      <w:pPr>
        <w:pStyle w:val="BodyText"/>
        <w:spacing w:before="0" w:after="0"/>
        <w:ind w:left="630" w:hanging="634"/>
      </w:pPr>
      <w:r>
        <w:lastRenderedPageBreak/>
        <w:t xml:space="preserve">Frank, M. C., Braginsky, M., Marchman, V. A., &amp; Yurovsky, D. (in preparation). </w:t>
      </w:r>
      <w:r>
        <w:rPr>
          <w:i/>
        </w:rPr>
        <w:t>Variability and consistency in early language learning: The Wordbank project</w:t>
      </w:r>
      <w:r>
        <w:t xml:space="preserve">. Retrieved from </w:t>
      </w:r>
      <w:hyperlink r:id="rId32">
        <w:r>
          <w:rPr>
            <w:rStyle w:val="Hyperlink"/>
          </w:rPr>
          <w:t>https://langcog.github.io/wordbank-book/</w:t>
        </w:r>
      </w:hyperlink>
    </w:p>
    <w:p w14:paraId="3413A68F" w14:textId="77777777" w:rsidR="00680219" w:rsidRDefault="005E47DC" w:rsidP="005E47DC">
      <w:pPr>
        <w:pStyle w:val="BodyText"/>
        <w:spacing w:before="0" w:after="0"/>
        <w:ind w:left="630" w:hanging="634"/>
      </w:pPr>
      <w:r>
        <w:t xml:space="preserve">Frost, R. L. A., &amp; Monaghan, P. (2017). Sleep-driven computations in speech processing. </w:t>
      </w:r>
      <w:r>
        <w:rPr>
          <w:i/>
        </w:rPr>
        <w:t>PloS One</w:t>
      </w:r>
      <w:r>
        <w:t xml:space="preserve">, </w:t>
      </w:r>
      <w:r>
        <w:rPr>
          <w:i/>
        </w:rPr>
        <w:t>12</w:t>
      </w:r>
      <w:r>
        <w:t>(1), e0169538. doi:</w:t>
      </w:r>
      <w:hyperlink r:id="rId33">
        <w:r>
          <w:rPr>
            <w:rStyle w:val="Hyperlink"/>
          </w:rPr>
          <w:t>10.1371/journal.pone.0169538</w:t>
        </w:r>
      </w:hyperlink>
    </w:p>
    <w:p w14:paraId="70E97AF6" w14:textId="77777777" w:rsidR="00680219" w:rsidRDefault="005E47DC" w:rsidP="005E47DC">
      <w:pPr>
        <w:pStyle w:val="BodyText"/>
        <w:spacing w:before="0" w:after="0"/>
        <w:ind w:left="630" w:hanging="634"/>
      </w:pPr>
      <w:r>
        <w:t xml:space="preserve">Gaskins, S. (2000). Children’s daily activities in a Mayan village: A culturally grounded description. </w:t>
      </w:r>
      <w:r>
        <w:rPr>
          <w:i/>
        </w:rPr>
        <w:t>Cross-Cultural Research</w:t>
      </w:r>
      <w:r>
        <w:t xml:space="preserve">, </w:t>
      </w:r>
      <w:r>
        <w:rPr>
          <w:i/>
        </w:rPr>
        <w:t>34</w:t>
      </w:r>
      <w:r>
        <w:t>(4), 375–389. doi:</w:t>
      </w:r>
      <w:hyperlink r:id="rId34">
        <w:r>
          <w:rPr>
            <w:rStyle w:val="Hyperlink"/>
          </w:rPr>
          <w:t>10.1177/106939710003400405</w:t>
        </w:r>
      </w:hyperlink>
    </w:p>
    <w:p w14:paraId="481F265A" w14:textId="77777777" w:rsidR="00680219" w:rsidRDefault="005E47DC" w:rsidP="005E47DC">
      <w:pPr>
        <w:pStyle w:val="BodyText"/>
        <w:spacing w:before="0" w:after="0"/>
        <w:ind w:left="630" w:hanging="634"/>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6E0F359E" w14:textId="77777777" w:rsidR="00680219" w:rsidRDefault="005E47DC" w:rsidP="005E47DC">
      <w:pPr>
        <w:pStyle w:val="BodyText"/>
        <w:spacing w:before="0" w:after="0"/>
        <w:ind w:left="630" w:hanging="634"/>
      </w:pPr>
      <w:r>
        <w:t xml:space="preserve">Gómez, R. L., Bootzin, R. R., &amp; Nadel, L. (2006). Naps promote abstraction in language-learning infants. </w:t>
      </w:r>
      <w:r>
        <w:rPr>
          <w:i/>
        </w:rPr>
        <w:t>Psychological Science</w:t>
      </w:r>
      <w:r>
        <w:t xml:space="preserve">, </w:t>
      </w:r>
      <w:r>
        <w:rPr>
          <w:i/>
        </w:rPr>
        <w:t>17</w:t>
      </w:r>
      <w:r>
        <w:t>(8), 670–674. doi:</w:t>
      </w:r>
      <w:hyperlink r:id="rId35">
        <w:r>
          <w:rPr>
            <w:rStyle w:val="Hyperlink"/>
          </w:rPr>
          <w:t>10.1111/j.1467-9280.2006.01764.x</w:t>
        </w:r>
      </w:hyperlink>
    </w:p>
    <w:p w14:paraId="5888CFF4" w14:textId="77777777" w:rsidR="00680219" w:rsidRDefault="005E47DC" w:rsidP="005E47DC">
      <w:pPr>
        <w:pStyle w:val="BodyText"/>
        <w:spacing w:before="0" w:after="0"/>
        <w:ind w:left="630" w:hanging="634"/>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6">
        <w:r>
          <w:rPr>
            <w:rStyle w:val="Hyperlink"/>
          </w:rPr>
          <w:t>10.1177/1525740110367826</w:t>
        </w:r>
      </w:hyperlink>
    </w:p>
    <w:p w14:paraId="139EB0AA" w14:textId="77777777" w:rsidR="00680219" w:rsidRDefault="005E47DC" w:rsidP="005E47DC">
      <w:pPr>
        <w:pStyle w:val="BodyText"/>
        <w:spacing w:before="0" w:after="0"/>
        <w:ind w:left="630" w:hanging="634"/>
      </w:pPr>
      <w:r>
        <w:t xml:space="preserve">Hart, B., &amp; Risley, T. R. (1995). </w:t>
      </w:r>
      <w:r>
        <w:rPr>
          <w:i/>
        </w:rPr>
        <w:t>Meaningful Differences in the Everyday Experience of Young American Children</w:t>
      </w:r>
      <w:r>
        <w:t>. Paul H. Brookes Publishing.</w:t>
      </w:r>
    </w:p>
    <w:p w14:paraId="49EC283F" w14:textId="77777777" w:rsidR="00680219" w:rsidRDefault="005E47DC" w:rsidP="005E47DC">
      <w:pPr>
        <w:pStyle w:val="BodyText"/>
        <w:spacing w:before="0" w:after="0"/>
        <w:ind w:left="630" w:hanging="634"/>
      </w:pPr>
      <w:r>
        <w:t xml:space="preserve">Henrich, J., Heine, S. J., &amp; Norenzayan, A. (2010). Beyond WEIRD: Towards a broad-based behavioral science. </w:t>
      </w:r>
      <w:r>
        <w:rPr>
          <w:i/>
        </w:rPr>
        <w:t>Behavioral and Brain Sciences</w:t>
      </w:r>
      <w:r>
        <w:t xml:space="preserve">, </w:t>
      </w:r>
      <w:r>
        <w:rPr>
          <w:i/>
        </w:rPr>
        <w:t>33</w:t>
      </w:r>
      <w:r>
        <w:t>(2–3), 111–135. doi:</w:t>
      </w:r>
      <w:hyperlink r:id="rId37">
        <w:r>
          <w:rPr>
            <w:rStyle w:val="Hyperlink"/>
          </w:rPr>
          <w:t>10.1017/S0140525X10000725</w:t>
        </w:r>
      </w:hyperlink>
    </w:p>
    <w:p w14:paraId="03D0E576" w14:textId="77777777" w:rsidR="00680219" w:rsidRDefault="005E47DC" w:rsidP="005E47DC">
      <w:pPr>
        <w:pStyle w:val="BodyText"/>
        <w:spacing w:before="0" w:after="0"/>
        <w:ind w:left="630" w:hanging="634"/>
      </w:pPr>
      <w:r>
        <w:lastRenderedPageBreak/>
        <w:t xml:space="preserve">Hoff, E. (2003). The specificity of environmental influence: Socioeconomic status affects early vocabulary development via maternal speech. </w:t>
      </w:r>
      <w:r>
        <w:rPr>
          <w:i/>
        </w:rPr>
        <w:t>Child Development</w:t>
      </w:r>
      <w:r>
        <w:t xml:space="preserve">, </w:t>
      </w:r>
      <w:r>
        <w:rPr>
          <w:i/>
        </w:rPr>
        <w:t>74</w:t>
      </w:r>
      <w:r>
        <w:t>(5), 1368–1378. doi:</w:t>
      </w:r>
      <w:hyperlink r:id="rId38">
        <w:r>
          <w:rPr>
            <w:rStyle w:val="Hyperlink"/>
          </w:rPr>
          <w:t>10.3389/fpsyg.2015.01492</w:t>
        </w:r>
      </w:hyperlink>
    </w:p>
    <w:p w14:paraId="7FFF9AE8" w14:textId="77777777" w:rsidR="00680219" w:rsidRDefault="005E47DC" w:rsidP="005E47DC">
      <w:pPr>
        <w:pStyle w:val="BodyText"/>
        <w:spacing w:before="0" w:after="0"/>
        <w:ind w:left="630" w:hanging="634"/>
      </w:pPr>
      <w:r>
        <w:t xml:space="preserve">Horváth, K., Liu, S., &amp; Plunkett, K. (2016). A daytime nap facilitates generalization of word meanings in young toddlers. </w:t>
      </w:r>
      <w:r>
        <w:rPr>
          <w:i/>
        </w:rPr>
        <w:t>Sleep</w:t>
      </w:r>
      <w:r>
        <w:t xml:space="preserve">, </w:t>
      </w:r>
      <w:r>
        <w:rPr>
          <w:i/>
        </w:rPr>
        <w:t>39</w:t>
      </w:r>
      <w:r>
        <w:t>(1), 203–207. doi:</w:t>
      </w:r>
      <w:hyperlink r:id="rId39">
        <w:r>
          <w:rPr>
            <w:rStyle w:val="Hyperlink"/>
          </w:rPr>
          <w:t>10.5665/sleep.5348</w:t>
        </w:r>
      </w:hyperlink>
    </w:p>
    <w:p w14:paraId="0BE6BB95" w14:textId="77777777" w:rsidR="00680219" w:rsidRDefault="005E47DC" w:rsidP="005E47DC">
      <w:pPr>
        <w:pStyle w:val="BodyText"/>
        <w:spacing w:before="0" w:after="0"/>
        <w:ind w:left="630" w:hanging="634"/>
      </w:pPr>
      <w:r>
        <w:t xml:space="preserve">Hupbach, A., Gómez, R. L., Bootzin, R. R., &amp; Nadel, L. (2009). Nap-dependent learning in infants. </w:t>
      </w:r>
      <w:r>
        <w:rPr>
          <w:i/>
        </w:rPr>
        <w:t>Developmental Science</w:t>
      </w:r>
      <w:r>
        <w:t xml:space="preserve">, </w:t>
      </w:r>
      <w:r>
        <w:rPr>
          <w:i/>
        </w:rPr>
        <w:t>12</w:t>
      </w:r>
      <w:r>
        <w:t>(6), 1007–1012. doi:</w:t>
      </w:r>
      <w:hyperlink r:id="rId40">
        <w:r>
          <w:rPr>
            <w:rStyle w:val="Hyperlink"/>
          </w:rPr>
          <w:t>10.1111/j.1467-7687.2009.00837.x</w:t>
        </w:r>
      </w:hyperlink>
    </w:p>
    <w:p w14:paraId="2DB6FC00" w14:textId="77777777" w:rsidR="00680219" w:rsidRDefault="005E47DC" w:rsidP="005E47DC">
      <w:pPr>
        <w:pStyle w:val="BodyText"/>
        <w:spacing w:before="0" w:after="0"/>
        <w:ind w:left="630" w:hanging="634"/>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1">
        <w:r>
          <w:rPr>
            <w:rStyle w:val="Hyperlink"/>
          </w:rPr>
          <w:t>10.1016/j.cogpsych.2010.08.002</w:t>
        </w:r>
      </w:hyperlink>
    </w:p>
    <w:p w14:paraId="5FEE60AB" w14:textId="77777777" w:rsidR="00680219" w:rsidRDefault="005E47DC" w:rsidP="005E47DC">
      <w:pPr>
        <w:pStyle w:val="BodyText"/>
        <w:spacing w:before="0" w:after="0"/>
        <w:ind w:left="630" w:hanging="634"/>
      </w:pPr>
      <w:r>
        <w:t xml:space="preserve">Kuhl, P. K. (2004). Early language acquisition: Cracking the speech code. </w:t>
      </w:r>
      <w:r>
        <w:rPr>
          <w:i/>
        </w:rPr>
        <w:t>Nature Reviews Neuroscience</w:t>
      </w:r>
      <w:r>
        <w:t xml:space="preserve">, </w:t>
      </w:r>
      <w:r>
        <w:rPr>
          <w:i/>
        </w:rPr>
        <w:t>5</w:t>
      </w:r>
      <w:r>
        <w:t>(11), 831. doi:</w:t>
      </w:r>
      <w:hyperlink r:id="rId42">
        <w:r>
          <w:rPr>
            <w:rStyle w:val="Hyperlink"/>
          </w:rPr>
          <w:t>10.1038/nrn1533</w:t>
        </w:r>
      </w:hyperlink>
    </w:p>
    <w:p w14:paraId="56FF63B3" w14:textId="77777777" w:rsidR="00680219" w:rsidRDefault="005E47DC" w:rsidP="005E47DC">
      <w:pPr>
        <w:pStyle w:val="BodyText"/>
        <w:spacing w:before="0" w:after="0"/>
        <w:ind w:left="630" w:hanging="634"/>
      </w:pPr>
      <w:r>
        <w:t xml:space="preserve">Lee, C.-C., Jhang, Y., Relyea, G., Chen, L.-m., &amp; Oller, D. K. (2018). Babbling development as seen in canonical babbling ratios: A naturalistic evaluation of all-day recordings. </w:t>
      </w:r>
      <w:r>
        <w:rPr>
          <w:i/>
        </w:rPr>
        <w:t>Infant Behavior and Development</w:t>
      </w:r>
      <w:r>
        <w:t xml:space="preserve">, </w:t>
      </w:r>
      <w:r>
        <w:rPr>
          <w:i/>
        </w:rPr>
        <w:t>50</w:t>
      </w:r>
      <w:r>
        <w:t>, 140–153.</w:t>
      </w:r>
    </w:p>
    <w:p w14:paraId="1EA0B33B" w14:textId="77777777" w:rsidR="00680219" w:rsidRDefault="005E47DC" w:rsidP="005E47DC">
      <w:pPr>
        <w:pStyle w:val="BodyText"/>
        <w:spacing w:before="0" w:after="0"/>
        <w:ind w:left="630" w:hanging="634"/>
      </w:pPr>
      <w:r>
        <w:t xml:space="preserve">Lieven, E. V. M., Pine, J. M., &amp; Baldwin, G. (1997). Lexically-based learning and early grammatical development. </w:t>
      </w:r>
      <w:r>
        <w:rPr>
          <w:i/>
        </w:rPr>
        <w:t>Journal of Child Language</w:t>
      </w:r>
      <w:r>
        <w:t xml:space="preserve">, </w:t>
      </w:r>
      <w:r>
        <w:rPr>
          <w:i/>
        </w:rPr>
        <w:t>24</w:t>
      </w:r>
      <w:r>
        <w:t>(1), 187–219. doi:</w:t>
      </w:r>
      <w:hyperlink r:id="rId43">
        <w:r>
          <w:rPr>
            <w:rStyle w:val="Hyperlink"/>
          </w:rPr>
          <w:t>10.1017/S0305000996002930</w:t>
        </w:r>
      </w:hyperlink>
    </w:p>
    <w:p w14:paraId="160892D0" w14:textId="77777777" w:rsidR="00680219" w:rsidRDefault="005E47DC" w:rsidP="005E47DC">
      <w:pPr>
        <w:pStyle w:val="BodyText"/>
        <w:spacing w:before="0" w:after="0"/>
        <w:ind w:left="630" w:hanging="634"/>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44">
        <w:r>
          <w:rPr>
            <w:rStyle w:val="Hyperlink"/>
          </w:rPr>
          <w:t>10.1111/j.1551-6709.2011.01228.x</w:t>
        </w:r>
      </w:hyperlink>
    </w:p>
    <w:p w14:paraId="61F4E7C3" w14:textId="77777777" w:rsidR="00680219" w:rsidRDefault="005E47DC" w:rsidP="005E47DC">
      <w:pPr>
        <w:pStyle w:val="BodyText"/>
        <w:spacing w:before="0" w:after="0"/>
        <w:ind w:left="630" w:hanging="634"/>
      </w:pPr>
      <w:r>
        <w:lastRenderedPageBreak/>
        <w:t xml:space="preserve">ManyBabies Collaborative. (2017). Quantifying sources of variability in infancy research using the infant-directed speech preference. </w:t>
      </w:r>
      <w:r>
        <w:rPr>
          <w:i/>
        </w:rPr>
        <w:t>Advances in Methods and Practices in Psychological Science</w:t>
      </w:r>
      <w:r>
        <w:t>, 1–46. doi:</w:t>
      </w:r>
      <w:hyperlink r:id="rId45">
        <w:r>
          <w:rPr>
            <w:rStyle w:val="Hyperlink"/>
          </w:rPr>
          <w:t>10.31234/osf.io/s98ab</w:t>
        </w:r>
      </w:hyperlink>
    </w:p>
    <w:p w14:paraId="0B6C1882" w14:textId="77777777" w:rsidR="00680219" w:rsidRDefault="005E47DC" w:rsidP="005E47DC">
      <w:pPr>
        <w:pStyle w:val="BodyText"/>
        <w:spacing w:before="0" w:after="0"/>
        <w:ind w:left="630" w:hanging="634"/>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46">
        <w:r>
          <w:rPr>
            <w:rStyle w:val="Hyperlink"/>
          </w:rPr>
          <w:t>10.1111/j.1467-7687.2004.00340.x</w:t>
        </w:r>
      </w:hyperlink>
    </w:p>
    <w:p w14:paraId="4CF4DF95" w14:textId="77777777" w:rsidR="00680219" w:rsidRDefault="005E47DC" w:rsidP="005E47DC">
      <w:pPr>
        <w:pStyle w:val="BodyText"/>
        <w:spacing w:before="0" w:after="0"/>
        <w:ind w:left="630" w:hanging="634"/>
      </w:pPr>
      <w:r>
        <w:t xml:space="preserve">McGillion, M., Herbert, J. S., Pine, J., Vihman, M., DePaolis, R., Keren-Portnoy, T., &amp; Matthews, D. (2017). What paves the way to conventional language? The predictive value of babble, pointing, and socioeconomic status. </w:t>
      </w:r>
      <w:r>
        <w:rPr>
          <w:i/>
        </w:rPr>
        <w:t>Child Development</w:t>
      </w:r>
      <w:r>
        <w:t xml:space="preserve">, </w:t>
      </w:r>
      <w:r>
        <w:rPr>
          <w:i/>
        </w:rPr>
        <w:t>88</w:t>
      </w:r>
      <w:r>
        <w:t>(1), 156–166.</w:t>
      </w:r>
    </w:p>
    <w:p w14:paraId="69324559" w14:textId="77777777" w:rsidR="00680219" w:rsidRDefault="005E47DC" w:rsidP="005E47DC">
      <w:pPr>
        <w:pStyle w:val="BodyText"/>
        <w:spacing w:before="0" w:after="0"/>
        <w:ind w:left="630" w:hanging="634"/>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47">
        <w:r>
          <w:rPr>
            <w:rStyle w:val="Hyperlink"/>
          </w:rPr>
          <w:t>10.1371/journal.pone.0152489</w:t>
        </w:r>
      </w:hyperlink>
    </w:p>
    <w:p w14:paraId="489B4897" w14:textId="77777777" w:rsidR="00680219" w:rsidRDefault="005E47DC" w:rsidP="005E47DC">
      <w:pPr>
        <w:pStyle w:val="BodyText"/>
        <w:spacing w:before="0" w:after="0"/>
        <w:ind w:left="630" w:hanging="634"/>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8">
        <w:r>
          <w:rPr>
            <w:rStyle w:val="Hyperlink"/>
          </w:rPr>
          <w:t>10.1037/0012-1649.28.4.604</w:t>
        </w:r>
      </w:hyperlink>
    </w:p>
    <w:p w14:paraId="083C99DB" w14:textId="77777777" w:rsidR="00680219" w:rsidRDefault="005E47DC" w:rsidP="005E47DC">
      <w:pPr>
        <w:pStyle w:val="BodyText"/>
        <w:spacing w:before="0" w:after="0"/>
        <w:ind w:left="630" w:hanging="634"/>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49">
        <w:r>
          <w:rPr>
            <w:rStyle w:val="Hyperlink"/>
          </w:rPr>
          <w:t>10.1016/j.jecp.2017.04.017</w:t>
        </w:r>
      </w:hyperlink>
    </w:p>
    <w:p w14:paraId="17E72799" w14:textId="77777777" w:rsidR="00680219" w:rsidRDefault="005E47DC" w:rsidP="005E47DC">
      <w:pPr>
        <w:pStyle w:val="BodyText"/>
        <w:spacing w:before="0" w:after="0"/>
        <w:ind w:left="630" w:hanging="634"/>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19E6E589" w14:textId="77777777" w:rsidR="00680219" w:rsidDel="003B5198" w:rsidRDefault="005E47DC" w:rsidP="005E47DC">
      <w:pPr>
        <w:pStyle w:val="BodyText"/>
        <w:spacing w:before="0" w:after="0"/>
        <w:ind w:left="630" w:hanging="634"/>
        <w:rPr>
          <w:del w:id="31" w:author="Marisa Casillas" w:date="2019-06-15T20:11:00Z"/>
        </w:rPr>
      </w:pPr>
      <w:del w:id="32" w:author="Marisa Casillas" w:date="2019-06-15T20:11:00Z">
        <w:r w:rsidDel="003B5198">
          <w:lastRenderedPageBreak/>
          <w:delText xml:space="preserve">Oller, D. K., &amp; Eilers, R. E. (1988). The role of audition in infant babbling. </w:delText>
        </w:r>
        <w:r w:rsidDel="003B5198">
          <w:rPr>
            <w:i/>
          </w:rPr>
          <w:delText>Child Development</w:delText>
        </w:r>
        <w:r w:rsidDel="003B5198">
          <w:delText>, 441–449.</w:delText>
        </w:r>
      </w:del>
    </w:p>
    <w:p w14:paraId="4A008126" w14:textId="77777777" w:rsidR="00680219" w:rsidRDefault="005E47DC" w:rsidP="005E47DC">
      <w:pPr>
        <w:pStyle w:val="BodyText"/>
        <w:spacing w:before="0" w:after="0"/>
        <w:ind w:left="630" w:hanging="634"/>
      </w:pPr>
      <w:proofErr w:type="spellStart"/>
      <w:r>
        <w:t>Oller</w:t>
      </w:r>
      <w:proofErr w:type="spellEnd"/>
      <w:r>
        <w:t xml:space="preserve">, D. K., Eilers, R. E., Basinger, D., Steffens, M. L., &amp; Urbano, R. (1995). Extreme poverty and the development of precursors to the speech capacity. </w:t>
      </w:r>
      <w:r>
        <w:rPr>
          <w:i/>
        </w:rPr>
        <w:t>First Language</w:t>
      </w:r>
      <w:r>
        <w:t xml:space="preserve">, </w:t>
      </w:r>
      <w:r>
        <w:rPr>
          <w:i/>
        </w:rPr>
        <w:t>15</w:t>
      </w:r>
      <w:r>
        <w:t>(44), 167–187.</w:t>
      </w:r>
    </w:p>
    <w:p w14:paraId="10677A7B" w14:textId="77777777" w:rsidR="00680219" w:rsidRDefault="005E47DC" w:rsidP="005E47DC">
      <w:pPr>
        <w:pStyle w:val="BodyText"/>
        <w:spacing w:before="0" w:after="0"/>
        <w:ind w:left="630" w:hanging="634"/>
      </w:pPr>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p>
    <w:p w14:paraId="6CD274D5" w14:textId="77777777" w:rsidR="00680219" w:rsidDel="003B5198" w:rsidRDefault="005E47DC" w:rsidP="005E47DC">
      <w:pPr>
        <w:pStyle w:val="BodyText"/>
        <w:spacing w:before="0" w:after="0"/>
        <w:ind w:left="630" w:hanging="634"/>
        <w:rPr>
          <w:del w:id="33" w:author="Marisa Casillas" w:date="2019-06-15T20:12:00Z"/>
        </w:rPr>
      </w:pPr>
      <w:del w:id="34" w:author="Marisa Casillas" w:date="2019-06-15T20:12:00Z">
        <w:r w:rsidDel="003B5198">
          <w:delText xml:space="preserve">Oller, D. K., Eilers, R. E., Steffens, M. L., Lynch, M. P., &amp; Urbano, R. (1994). Speech-like vocalizations in infancy: An evaluation of potential risk factors [*]. </w:delText>
        </w:r>
        <w:r w:rsidDel="003B5198">
          <w:rPr>
            <w:i/>
          </w:rPr>
          <w:delText>Journal of Child Language</w:delText>
        </w:r>
        <w:r w:rsidDel="003B5198">
          <w:delText xml:space="preserve">, </w:delText>
        </w:r>
        <w:r w:rsidDel="003B5198">
          <w:rPr>
            <w:i/>
          </w:rPr>
          <w:delText>21</w:delText>
        </w:r>
        <w:r w:rsidDel="003B5198">
          <w:delText>(1), 33–58.</w:delText>
        </w:r>
      </w:del>
    </w:p>
    <w:p w14:paraId="60D8F967" w14:textId="77777777" w:rsidR="00680219" w:rsidRDefault="005E47DC" w:rsidP="005E47DC">
      <w:pPr>
        <w:pStyle w:val="BodyText"/>
        <w:spacing w:before="0" w:after="0"/>
        <w:ind w:left="630" w:hanging="634"/>
      </w:pPr>
      <w:proofErr w:type="gramStart"/>
      <w:r>
        <w:t>Pine, J. M., &amp; Lieven, E. V. M. (1993).</w:t>
      </w:r>
      <w:proofErr w:type="gramEnd"/>
      <w:r>
        <w:t xml:space="preserve"> Reanalysing rote-learned phrases: Individual differences in the transition to multi-word speech. </w:t>
      </w:r>
      <w:r>
        <w:rPr>
          <w:i/>
        </w:rPr>
        <w:t>Journal of Child Language</w:t>
      </w:r>
      <w:r>
        <w:t xml:space="preserve">, </w:t>
      </w:r>
      <w:r>
        <w:rPr>
          <w:i/>
        </w:rPr>
        <w:t>20</w:t>
      </w:r>
      <w:r>
        <w:t>(3), 551–571. doi:</w:t>
      </w:r>
      <w:hyperlink r:id="rId50">
        <w:r>
          <w:rPr>
            <w:rStyle w:val="Hyperlink"/>
          </w:rPr>
          <w:t>10.1017/S0305000900008473</w:t>
        </w:r>
      </w:hyperlink>
    </w:p>
    <w:p w14:paraId="7EE4BF27" w14:textId="77777777" w:rsidR="00680219" w:rsidRDefault="005E47DC" w:rsidP="005E47DC">
      <w:pPr>
        <w:pStyle w:val="BodyText"/>
        <w:spacing w:before="0" w:after="0"/>
        <w:ind w:left="630" w:hanging="634"/>
      </w:pPr>
      <w:r>
        <w:t xml:space="preserve">Pye, C. (1986). Quiché Mayan speech to children. </w:t>
      </w:r>
      <w:r>
        <w:rPr>
          <w:i/>
        </w:rPr>
        <w:t>Journal of Child Language</w:t>
      </w:r>
      <w:r>
        <w:t xml:space="preserve">, </w:t>
      </w:r>
      <w:r>
        <w:rPr>
          <w:i/>
        </w:rPr>
        <w:t>13</w:t>
      </w:r>
      <w:r>
        <w:t>(1), 85–100. doi:</w:t>
      </w:r>
      <w:hyperlink r:id="rId51">
        <w:r>
          <w:rPr>
            <w:rStyle w:val="Hyperlink"/>
          </w:rPr>
          <w:t>10.1017/S0305000900000313</w:t>
        </w:r>
      </w:hyperlink>
    </w:p>
    <w:p w14:paraId="28863A19" w14:textId="77777777" w:rsidR="00680219" w:rsidRDefault="005E47DC" w:rsidP="005E47DC">
      <w:pPr>
        <w:pStyle w:val="BodyText"/>
        <w:spacing w:before="0" w:after="0"/>
        <w:ind w:left="630" w:hanging="634"/>
      </w:pPr>
      <w:r>
        <w:t xml:space="preserve">Pye, C. (2017). </w:t>
      </w:r>
      <w:r>
        <w:rPr>
          <w:i/>
        </w:rPr>
        <w:t>The Comparative Method of Language Acquisition Research</w:t>
      </w:r>
      <w:r>
        <w:t>. University of Chicago Press.</w:t>
      </w:r>
    </w:p>
    <w:p w14:paraId="406F9F88" w14:textId="77777777" w:rsidR="00680219" w:rsidRDefault="005E47DC" w:rsidP="005E47DC">
      <w:pPr>
        <w:pStyle w:val="BodyText"/>
        <w:spacing w:before="0" w:after="0"/>
        <w:ind w:left="630" w:hanging="634"/>
      </w:pPr>
      <w:r>
        <w:t xml:space="preserve">R Core Team. (2018).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15480511" w14:textId="77777777" w:rsidR="00680219" w:rsidRDefault="005E47DC" w:rsidP="005E47DC">
      <w:pPr>
        <w:pStyle w:val="BodyText"/>
        <w:spacing w:before="0" w:after="0"/>
        <w:ind w:left="630" w:hanging="634"/>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3">
        <w:r>
          <w:rPr>
            <w:rStyle w:val="Hyperlink"/>
          </w:rPr>
          <w:t>10.1146/annurev.psych.54.101601.145118</w:t>
        </w:r>
      </w:hyperlink>
    </w:p>
    <w:p w14:paraId="06F71CCB" w14:textId="77777777" w:rsidR="00680219" w:rsidRDefault="005E47DC" w:rsidP="005E47DC">
      <w:pPr>
        <w:pStyle w:val="BodyText"/>
        <w:spacing w:before="0" w:after="0"/>
        <w:ind w:left="630" w:hanging="634"/>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4">
        <w:r>
          <w:rPr>
            <w:rStyle w:val="Hyperlink"/>
          </w:rPr>
          <w:t>10.1017/S0305000907008343</w:t>
        </w:r>
      </w:hyperlink>
    </w:p>
    <w:p w14:paraId="51185363" w14:textId="77777777" w:rsidR="00680219" w:rsidRDefault="005E47DC" w:rsidP="005E47DC">
      <w:pPr>
        <w:pStyle w:val="BodyText"/>
        <w:spacing w:before="0" w:after="0"/>
        <w:ind w:left="630" w:hanging="634"/>
      </w:pPr>
      <w:r>
        <w:t>Scaff, C., Stieglitz, J., Casillas, M., &amp; Cristia, A. (in preparation). Language input in a hunter-forager population: Estimations from daylong recordings.</w:t>
      </w:r>
    </w:p>
    <w:p w14:paraId="2D43ED49" w14:textId="77777777" w:rsidR="00680219" w:rsidRDefault="005E47DC" w:rsidP="005E47DC">
      <w:pPr>
        <w:pStyle w:val="BodyText"/>
        <w:spacing w:before="0" w:after="0"/>
        <w:ind w:left="630" w:hanging="634"/>
      </w:pPr>
      <w:r>
        <w:lastRenderedPageBreak/>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5">
        <w:r>
          <w:rPr>
            <w:rStyle w:val="Hyperlink"/>
          </w:rPr>
          <w:t>10.1037/dev0000125</w:t>
        </w:r>
      </w:hyperlink>
    </w:p>
    <w:p w14:paraId="21F2C7B6" w14:textId="77777777" w:rsidR="00680219" w:rsidRDefault="005E47DC" w:rsidP="005E47DC">
      <w:pPr>
        <w:pStyle w:val="BodyText"/>
        <w:spacing w:before="0" w:after="0"/>
        <w:ind w:left="630" w:hanging="634"/>
      </w:pPr>
      <w:proofErr w:type="spellStart"/>
      <w:r>
        <w:t>Shneidman</w:t>
      </w:r>
      <w:proofErr w:type="spellEnd"/>
      <w:r>
        <w:t xml:space="preserve">, L. A. (2010). </w:t>
      </w:r>
      <w:r>
        <w:rPr>
          <w:i/>
        </w:rPr>
        <w:t>Language Input and Acquisition in a Mayan Village</w:t>
      </w:r>
      <w:r>
        <w:t xml:space="preserve"> (PhD thesis). </w:t>
      </w:r>
      <w:proofErr w:type="gramStart"/>
      <w:r>
        <w:t>The University of Chicago.</w:t>
      </w:r>
      <w:proofErr w:type="gramEnd"/>
    </w:p>
    <w:p w14:paraId="79E461D0" w14:textId="77777777" w:rsidR="00680219" w:rsidRDefault="005E47DC" w:rsidP="005E47DC">
      <w:pPr>
        <w:pStyle w:val="BodyText"/>
        <w:spacing w:before="0" w:after="0"/>
        <w:ind w:left="630" w:hanging="634"/>
      </w:pPr>
      <w:proofErr w:type="spellStart"/>
      <w:r>
        <w:t>Shneidman</w:t>
      </w:r>
      <w:proofErr w:type="spellEnd"/>
      <w:r>
        <w:t xml:space="preserve">, L. A., &amp; Goldin-Meadow, S. (2012). Language input and acquisition in a Mayan village: How important is directed speech? </w:t>
      </w:r>
      <w:r>
        <w:rPr>
          <w:i/>
        </w:rPr>
        <w:t>Developmental Science</w:t>
      </w:r>
      <w:r>
        <w:t xml:space="preserve">, </w:t>
      </w:r>
      <w:r>
        <w:rPr>
          <w:i/>
        </w:rPr>
        <w:t>15</w:t>
      </w:r>
      <w:r>
        <w:t>(5), 659–673. doi:</w:t>
      </w:r>
      <w:hyperlink r:id="rId56">
        <w:r>
          <w:rPr>
            <w:rStyle w:val="Hyperlink"/>
          </w:rPr>
          <w:t>10.1111/j.1467-7687.2012.01168.x</w:t>
        </w:r>
      </w:hyperlink>
    </w:p>
    <w:p w14:paraId="49895A74" w14:textId="77777777" w:rsidR="00680219" w:rsidRDefault="005E47DC" w:rsidP="005E47DC">
      <w:pPr>
        <w:pStyle w:val="BodyText"/>
        <w:spacing w:before="0" w:after="0"/>
        <w:ind w:left="630" w:hanging="634"/>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355FF194" w14:textId="77777777" w:rsidR="00680219" w:rsidRDefault="005E47DC" w:rsidP="005E47DC">
      <w:pPr>
        <w:pStyle w:val="BodyText"/>
        <w:spacing w:before="0" w:after="0"/>
        <w:ind w:left="630" w:hanging="634"/>
      </w:pPr>
      <w:r>
        <w:t xml:space="preserve">Smithson, M., &amp; Merkle, E. (2013). </w:t>
      </w:r>
      <w:r>
        <w:rPr>
          <w:i/>
        </w:rPr>
        <w:t>Generalized linear models for categorical and continuous limited dependent variables</w:t>
      </w:r>
      <w:r>
        <w:t>. New York: Chapman; Hall/CRC. doi:</w:t>
      </w:r>
      <w:hyperlink r:id="rId57">
        <w:r>
          <w:rPr>
            <w:rStyle w:val="Hyperlink"/>
          </w:rPr>
          <w:t>10.1201/b15694</w:t>
        </w:r>
      </w:hyperlink>
    </w:p>
    <w:p w14:paraId="3CC381A6" w14:textId="77777777" w:rsidR="00680219" w:rsidRDefault="005E47DC" w:rsidP="005E47DC">
      <w:pPr>
        <w:pStyle w:val="BodyText"/>
        <w:spacing w:before="0" w:after="0"/>
        <w:ind w:left="630" w:hanging="634"/>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8">
        <w:r>
          <w:rPr>
            <w:rStyle w:val="Hyperlink"/>
          </w:rPr>
          <w:t>10.1016/j.dr.2007.06.002</w:t>
        </w:r>
      </w:hyperlink>
    </w:p>
    <w:p w14:paraId="335190B3" w14:textId="77777777" w:rsidR="00680219" w:rsidRDefault="005E47DC" w:rsidP="005E47DC">
      <w:pPr>
        <w:pStyle w:val="BodyText"/>
        <w:spacing w:before="0" w:after="0"/>
        <w:ind w:left="630" w:hanging="634"/>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59">
        <w:r>
          <w:rPr>
            <w:rStyle w:val="Hyperlink"/>
          </w:rPr>
          <w:t>10.1371/journal.pone.0080646</w:t>
        </w:r>
      </w:hyperlink>
    </w:p>
    <w:p w14:paraId="5B29033C" w14:textId="77777777" w:rsidR="00680219" w:rsidRDefault="005E47DC" w:rsidP="005E47DC">
      <w:pPr>
        <w:pStyle w:val="BodyText"/>
        <w:spacing w:before="0" w:after="0"/>
        <w:ind w:left="630" w:hanging="634"/>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F6DF754" w14:textId="77777777" w:rsidR="00680219" w:rsidRDefault="005E47DC" w:rsidP="005E47DC">
      <w:pPr>
        <w:pStyle w:val="BodyText"/>
        <w:spacing w:before="0" w:after="0"/>
        <w:ind w:left="630" w:hanging="634"/>
      </w:pPr>
      <w:r>
        <w:lastRenderedPageBreak/>
        <w:t xml:space="preserve">Tamis-LeMonda, C. S., Kuchirko, Y., Luo, R., Escobar, K., &amp; Bornstein, M. H. (2017). Power in methods: Language to infants in structured and naturalistic contexts. </w:t>
      </w:r>
      <w:r>
        <w:rPr>
          <w:i/>
        </w:rPr>
        <w:t>Developmental Science</w:t>
      </w:r>
      <w:r>
        <w:t xml:space="preserve">, </w:t>
      </w:r>
      <w:r>
        <w:rPr>
          <w:i/>
        </w:rPr>
        <w:t>20</w:t>
      </w:r>
      <w:r>
        <w:t>(6), e12456. doi:</w:t>
      </w:r>
      <w:hyperlink r:id="rId60">
        <w:r>
          <w:rPr>
            <w:rStyle w:val="Hyperlink"/>
          </w:rPr>
          <w:t>10.1111/desc.12456</w:t>
        </w:r>
      </w:hyperlink>
    </w:p>
    <w:p w14:paraId="48B625E2" w14:textId="77777777" w:rsidR="00680219" w:rsidRDefault="005E47DC" w:rsidP="005E47DC">
      <w:pPr>
        <w:pStyle w:val="BodyText"/>
        <w:spacing w:before="0" w:after="0"/>
        <w:ind w:left="630" w:hanging="634"/>
      </w:pPr>
      <w:r>
        <w:t xml:space="preserve">Tomasello, M., &amp; Brooks, P. J. (1999). Early syntactic development: A Construction Grammar approach. In M. Barrett (Ed.), </w:t>
      </w:r>
      <w:r>
        <w:rPr>
          <w:i/>
        </w:rPr>
        <w:t>The Development of Language</w:t>
      </w:r>
      <w:r>
        <w:t xml:space="preserve"> (pp. 161–190). New York: Psychology Press.</w:t>
      </w:r>
    </w:p>
    <w:p w14:paraId="0ED83D2D" w14:textId="77777777" w:rsidR="00680219" w:rsidRDefault="005E47DC" w:rsidP="005E47DC">
      <w:pPr>
        <w:pStyle w:val="BodyText"/>
        <w:spacing w:before="0" w:after="0"/>
        <w:ind w:left="630" w:hanging="634"/>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1">
        <w:r>
          <w:rPr>
            <w:rStyle w:val="Hyperlink"/>
          </w:rPr>
          <w:t>10.1177/0142723715596647</w:t>
        </w:r>
      </w:hyperlink>
    </w:p>
    <w:p w14:paraId="18AF944F" w14:textId="77777777" w:rsidR="00680219" w:rsidRDefault="005E47DC" w:rsidP="005E47DC">
      <w:pPr>
        <w:pStyle w:val="BodyText"/>
        <w:spacing w:before="0" w:after="0"/>
        <w:ind w:left="630" w:hanging="634"/>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2">
        <w:r>
          <w:rPr>
            <w:rStyle w:val="Hyperlink"/>
          </w:rPr>
          <w:t>10.1177/0956797614531023</w:t>
        </w:r>
      </w:hyperlink>
    </w:p>
    <w:p w14:paraId="22D94D94" w14:textId="77777777" w:rsidR="00680219" w:rsidRDefault="005E47DC" w:rsidP="005E47DC">
      <w:pPr>
        <w:pStyle w:val="BodyText"/>
        <w:spacing w:before="0" w:after="0"/>
        <w:ind w:left="630" w:hanging="634"/>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63">
        <w:r>
          <w:rPr>
            <w:rStyle w:val="Hyperlink"/>
          </w:rPr>
          <w:t>10.1177/0956797613488145</w:t>
        </w:r>
      </w:hyperlink>
    </w:p>
    <w:p w14:paraId="0581E70F" w14:textId="77777777" w:rsidR="00680219" w:rsidRDefault="005E47DC" w:rsidP="005E47DC">
      <w:pPr>
        <w:pStyle w:val="BodyText"/>
        <w:spacing w:before="0" w:after="0"/>
        <w:ind w:left="630" w:hanging="634"/>
      </w:pPr>
      <w:r>
        <w:t xml:space="preserve">Wickham, H. (2009). </w:t>
      </w:r>
      <w:r>
        <w:rPr>
          <w:i/>
        </w:rPr>
        <w:t>Ggplot2: Elegant graphics for data analysis</w:t>
      </w:r>
      <w:r>
        <w:t xml:space="preserve">. Springer-Verlag New York. Retrieved from </w:t>
      </w:r>
      <w:hyperlink r:id="rId64">
        <w:r>
          <w:rPr>
            <w:rStyle w:val="Hyperlink"/>
          </w:rPr>
          <w:t>http://ggplot2.org</w:t>
        </w:r>
      </w:hyperlink>
    </w:p>
    <w:p w14:paraId="6389D814" w14:textId="77777777" w:rsidR="00680219" w:rsidRDefault="005E47DC" w:rsidP="005E47DC">
      <w:pPr>
        <w:pStyle w:val="BodyText"/>
        <w:spacing w:before="0" w:after="0"/>
        <w:ind w:left="630" w:hanging="634"/>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A3368DC" w14:textId="77777777" w:rsidR="00680219" w:rsidRDefault="005E47DC" w:rsidP="005E47DC">
      <w:pPr>
        <w:pStyle w:val="BodyText"/>
        <w:spacing w:before="0" w:after="0"/>
        <w:ind w:left="630" w:hanging="634"/>
      </w:pPr>
      <w:r>
        <w:t xml:space="preserve">Yurovsky, D. (2018). A communicative approach to early word learning. </w:t>
      </w:r>
      <w:r>
        <w:rPr>
          <w:i/>
        </w:rPr>
        <w:t>New Ideas in Psychology</w:t>
      </w:r>
      <w:r>
        <w:t xml:space="preserve">, </w:t>
      </w:r>
      <w:r>
        <w:rPr>
          <w:i/>
        </w:rPr>
        <w:t>50</w:t>
      </w:r>
      <w:r>
        <w:t xml:space="preserve">, 73–79. </w:t>
      </w:r>
      <w:proofErr w:type="gramStart"/>
      <w:r>
        <w:t>doi</w:t>
      </w:r>
      <w:proofErr w:type="gramEnd"/>
      <w:r>
        <w:t>:</w:t>
      </w:r>
      <w:hyperlink r:id="rId65">
        <w:r>
          <w:rPr>
            <w:rStyle w:val="Hyperlink"/>
          </w:rPr>
          <w:t>10.1016/j.newideapsych.2017.09.001</w:t>
        </w:r>
      </w:hyperlink>
    </w:p>
    <w:sectPr w:rsidR="00680219" w:rsidSect="005E47DC">
      <w:pgSz w:w="12240" w:h="15840"/>
      <w:pgMar w:top="1440" w:right="1440" w:bottom="1440" w:left="1440" w:header="720" w:footer="720" w:gutter="0"/>
      <w:cols w:space="720"/>
      <w:printerSettings r:id="rId6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3B5198" w:rsidRDefault="003B5198">
      <w:pPr>
        <w:spacing w:after="0"/>
      </w:pPr>
      <w:r>
        <w:separator/>
      </w:r>
    </w:p>
  </w:endnote>
  <w:endnote w:type="continuationSeparator" w:id="0">
    <w:p w14:paraId="02834447" w14:textId="77777777" w:rsidR="003B5198" w:rsidRDefault="003B51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3B5198" w:rsidRDefault="003B5198">
      <w:r>
        <w:separator/>
      </w:r>
    </w:p>
  </w:footnote>
  <w:footnote w:type="continuationSeparator" w:id="0">
    <w:p w14:paraId="773F9333" w14:textId="77777777" w:rsidR="003B5198" w:rsidRDefault="003B51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B5198"/>
    <w:rsid w:val="004E29B3"/>
    <w:rsid w:val="00590D07"/>
    <w:rsid w:val="005E47DC"/>
    <w:rsid w:val="00680219"/>
    <w:rsid w:val="00784D58"/>
    <w:rsid w:val="008573BD"/>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s://github.com/retracted_for_review" TargetMode="External"/><Relationship Id="rId15" Type="http://schemas.openxmlformats.org/officeDocument/2006/relationships/hyperlink" Target="https://osf.io/9xd5u/?view_only=03a351c1172f4d17af9fce634aefb65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doi.org/10.1177/0956797613488145" TargetMode="External"/><Relationship Id="rId64" Type="http://schemas.openxmlformats.org/officeDocument/2006/relationships/hyperlink" Target="http://ggplot2.org" TargetMode="External"/><Relationship Id="rId65" Type="http://schemas.openxmlformats.org/officeDocument/2006/relationships/hyperlink" Target="https://doi.org/10.1016/j.newideapsych.2017.09.001" TargetMode="External"/><Relationship Id="rId66" Type="http://schemas.openxmlformats.org/officeDocument/2006/relationships/printerSettings" Target="printerSettings/printerSettings1.bin"/><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doi.org/10.1017/S0305000900008473" TargetMode="External"/><Relationship Id="rId51" Type="http://schemas.openxmlformats.org/officeDocument/2006/relationships/hyperlink" Target="https://doi.org/10.1017/S0305000900000313" TargetMode="External"/><Relationship Id="rId52" Type="http://schemas.openxmlformats.org/officeDocument/2006/relationships/hyperlink" Target="https://www.R-project.org/" TargetMode="External"/><Relationship Id="rId53" Type="http://schemas.openxmlformats.org/officeDocument/2006/relationships/hyperlink" Target="https://doi.org/10.1146/annurev.psych.54.101601.145118" TargetMode="External"/><Relationship Id="rId54" Type="http://schemas.openxmlformats.org/officeDocument/2006/relationships/hyperlink" Target="https://doi.org/10.1017/S0305000907008343" TargetMode="External"/><Relationship Id="rId55" Type="http://schemas.openxmlformats.org/officeDocument/2006/relationships/hyperlink" Target="https://doi.org/10.1037/dev0000125" TargetMode="External"/><Relationship Id="rId56" Type="http://schemas.openxmlformats.org/officeDocument/2006/relationships/hyperlink" Target="https://doi.org/10.1111/j.1467-7687.2012.01168.x" TargetMode="External"/><Relationship Id="rId57" Type="http://schemas.openxmlformats.org/officeDocument/2006/relationships/hyperlink" Target="https://doi.org/10.1201/b15694" TargetMode="External"/><Relationship Id="rId58" Type="http://schemas.openxmlformats.org/officeDocument/2006/relationships/hyperlink" Target="https://doi.org/10.1016/j.dr.2007.06.002" TargetMode="External"/><Relationship Id="rId59" Type="http://schemas.openxmlformats.org/officeDocument/2006/relationships/hyperlink" Target="https://doi.org/10.1371/journal.pone.0080646" TargetMode="External"/><Relationship Id="rId40" Type="http://schemas.openxmlformats.org/officeDocument/2006/relationships/hyperlink" Target="https://doi.org/10.1111/j.1467-7687.2009.00837.x" TargetMode="External"/><Relationship Id="rId41" Type="http://schemas.openxmlformats.org/officeDocument/2006/relationships/hyperlink" Target="https://doi.org/10.1016/j.cogpsych.2010.08.002" TargetMode="External"/><Relationship Id="rId42" Type="http://schemas.openxmlformats.org/officeDocument/2006/relationships/hyperlink" Target="https://doi.org/10.1038/nrn1533" TargetMode="External"/><Relationship Id="rId43" Type="http://schemas.openxmlformats.org/officeDocument/2006/relationships/hyperlink" Target="https://doi.org/10.1017/S0305000996002930" TargetMode="External"/><Relationship Id="rId44" Type="http://schemas.openxmlformats.org/officeDocument/2006/relationships/hyperlink" Target="https://doi.org/10.1111/j.1551-6709.2011.01228.x" TargetMode="External"/><Relationship Id="rId45" Type="http://schemas.openxmlformats.org/officeDocument/2006/relationships/hyperlink" Target="https://doi.org/10.31234/osf.io/s98ab" TargetMode="External"/><Relationship Id="rId46" Type="http://schemas.openxmlformats.org/officeDocument/2006/relationships/hyperlink" Target="https://doi.org/10.1111/j.1467-7687.2004.00340.x" TargetMode="External"/><Relationship Id="rId47" Type="http://schemas.openxmlformats.org/officeDocument/2006/relationships/hyperlink" Target="https://doi.org/10.1371/journal.pone.0152489" TargetMode="External"/><Relationship Id="rId48" Type="http://schemas.openxmlformats.org/officeDocument/2006/relationships/hyperlink" Target="https://doi.org/10.1037/0012-1649.28.4.604" TargetMode="External"/><Relationship Id="rId49" Type="http://schemas.openxmlformats.org/officeDocument/2006/relationships/hyperlink" Target="https://doi.org/10.1016/j.jecp.2017.04.01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hyperlink" Target="https://github.com/retracted_for_review" TargetMode="External"/><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5665/sleep.5348" TargetMode="External"/><Relationship Id="rId20" Type="http://schemas.openxmlformats.org/officeDocument/2006/relationships/hyperlink" Target="https://retracted_for_review.shinyapps.io/retracted_for_review/" TargetMode="External"/><Relationship Id="rId21" Type="http://schemas.openxmlformats.org/officeDocument/2006/relationships/hyperlink" Target="https://doi.org/10.1111/desc.12715" TargetMode="External"/><Relationship Id="rId22" Type="http://schemas.openxmlformats.org/officeDocument/2006/relationships/hyperlink" Target="https://doi.org/10.1111/desc.12724" TargetMode="External"/><Relationship Id="rId23" Type="http://schemas.openxmlformats.org/officeDocument/2006/relationships/hyperlink" Target="https://doi.org/10.1111/desc.12709" TargetMode="External"/><Relationship Id="rId24" Type="http://schemas.openxmlformats.org/officeDocument/2006/relationships/hyperlink" Target="https://doi.org/10.1101/132753" TargetMode="External"/><Relationship Id="rId25" Type="http://schemas.openxmlformats.org/officeDocument/2006/relationships/hyperlink" Target="https://doi.org/10.1525/jlin.1998.8.2.197" TargetMode="External"/><Relationship Id="rId26" Type="http://schemas.openxmlformats.org/officeDocument/2006/relationships/hyperlink" Target="https://doi.org/10.1017/CBO9781139342872.010" TargetMode="External"/><Relationship Id="rId27" Type="http://schemas.openxmlformats.org/officeDocument/2006/relationships/hyperlink" Target="https://doi.org/10.1177/026565908500100113" TargetMode="External"/><Relationship Id="rId28" Type="http://schemas.openxmlformats.org/officeDocument/2006/relationships/hyperlink" Target="https://doi.org/10.1073/pnas.1309518110" TargetMode="External"/><Relationship Id="rId29" Type="http://schemas.openxmlformats.org/officeDocument/2006/relationships/hyperlink" Target="https://osf.io/aknjv/" TargetMode="External"/><Relationship Id="rId60" Type="http://schemas.openxmlformats.org/officeDocument/2006/relationships/hyperlink" Target="https://doi.org/10.1111/desc.12456" TargetMode="External"/><Relationship Id="rId61" Type="http://schemas.openxmlformats.org/officeDocument/2006/relationships/hyperlink" Target="https://doi.org/10.1177/0142723715596647" TargetMode="External"/><Relationship Id="rId62" Type="http://schemas.openxmlformats.org/officeDocument/2006/relationships/hyperlink" Target="https://doi.org/10.1177/0956797614531023" TargetMode="External"/><Relationship Id="rId10" Type="http://schemas.openxmlformats.org/officeDocument/2006/relationships/image" Target="media/image1.jpg"/><Relationship Id="rId11" Type="http://schemas.openxmlformats.org/officeDocument/2006/relationships/hyperlink" Target="https://git.io/retracted_for_review" TargetMode="External"/><Relationship Id="rId12" Type="http://schemas.openxmlformats.org/officeDocument/2006/relationships/hyperlink" Target="https://osf.io/b2jep/wiki/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41</Pages>
  <Words>11134</Words>
  <Characters>63470</Characters>
  <Application>Microsoft Macintosh Word</Application>
  <DocSecurity>0</DocSecurity>
  <Lines>528</Lines>
  <Paragraphs>148</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cp:lastModifiedBy>Marisa Casillas</cp:lastModifiedBy>
  <cp:revision>2</cp:revision>
  <dcterms:created xsi:type="dcterms:W3CDTF">2019-06-15T17:44:00Z</dcterms:created>
  <dcterms:modified xsi:type="dcterms:W3CDTF">2019-06-15T18:15:00Z</dcterms:modified>
</cp:coreProperties>
</file>